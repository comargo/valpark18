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2D55" w:rsidRPr="0025063D" w:rsidRDefault="00ED2D55" w:rsidP="00132E5A">
      <w:pPr>
        <w:ind w:right="142"/>
        <w:jc w:val="center"/>
        <w:rPr>
          <w:b/>
          <w:sz w:val="26"/>
          <w:szCs w:val="26"/>
        </w:rPr>
      </w:pPr>
      <w:r w:rsidRPr="0025063D">
        <w:rPr>
          <w:b/>
          <w:sz w:val="26"/>
          <w:szCs w:val="26"/>
        </w:rPr>
        <w:t>Решение собственника помещения</w:t>
      </w:r>
      <w:r>
        <w:rPr>
          <w:b/>
          <w:sz w:val="26"/>
          <w:szCs w:val="26"/>
        </w:rPr>
        <w:t xml:space="preserve"> №_____</w:t>
      </w:r>
    </w:p>
    <w:p w:rsidR="009042C8" w:rsidRDefault="00ED2D55" w:rsidP="00132E5A">
      <w:pPr>
        <w:jc w:val="center"/>
        <w:rPr>
          <w:b/>
          <w:sz w:val="26"/>
          <w:szCs w:val="26"/>
        </w:rPr>
      </w:pPr>
      <w:r w:rsidRPr="0025063D">
        <w:rPr>
          <w:b/>
          <w:sz w:val="26"/>
          <w:szCs w:val="26"/>
        </w:rPr>
        <w:t>по вопросам, поставленным на голосование, на общем собрании собственников помещений в многоквартирном доме, расположенном по адресу:</w:t>
      </w:r>
    </w:p>
    <w:p w:rsidR="009042C8" w:rsidRDefault="00ED2D55" w:rsidP="00132E5A">
      <w:pPr>
        <w:jc w:val="center"/>
        <w:rPr>
          <w:b/>
          <w:sz w:val="26"/>
          <w:szCs w:val="26"/>
        </w:rPr>
      </w:pPr>
      <w:r w:rsidRPr="0025063D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Московская область, г. Коро</w:t>
      </w:r>
      <w:r w:rsidR="00F16EA6">
        <w:rPr>
          <w:b/>
          <w:sz w:val="26"/>
          <w:szCs w:val="26"/>
        </w:rPr>
        <w:t>лёв, ул. Горького, д.79, корп.18</w:t>
      </w:r>
      <w:r w:rsidRPr="0025063D">
        <w:rPr>
          <w:b/>
          <w:sz w:val="26"/>
          <w:szCs w:val="26"/>
        </w:rPr>
        <w:t>,</w:t>
      </w:r>
    </w:p>
    <w:p w:rsidR="009042C8" w:rsidRDefault="00ED2D55" w:rsidP="00132E5A">
      <w:pPr>
        <w:jc w:val="center"/>
        <w:rPr>
          <w:b/>
          <w:sz w:val="26"/>
          <w:szCs w:val="26"/>
        </w:rPr>
      </w:pPr>
      <w:r w:rsidRPr="0025063D">
        <w:rPr>
          <w:b/>
          <w:sz w:val="26"/>
          <w:szCs w:val="26"/>
        </w:rPr>
        <w:t xml:space="preserve"> проводимом в форме очно-заочного голосования</w:t>
      </w:r>
    </w:p>
    <w:p w:rsidR="00ED2D55" w:rsidRDefault="00ED2D55" w:rsidP="00132E5A">
      <w:pPr>
        <w:jc w:val="center"/>
        <w:rPr>
          <w:b/>
        </w:rPr>
      </w:pPr>
      <w:r w:rsidRPr="0025063D">
        <w:rPr>
          <w:b/>
          <w:sz w:val="26"/>
          <w:szCs w:val="26"/>
        </w:rPr>
        <w:t xml:space="preserve"> с </w:t>
      </w:r>
      <w:r w:rsidR="009042C8">
        <w:rPr>
          <w:b/>
          <w:sz w:val="26"/>
          <w:szCs w:val="26"/>
        </w:rPr>
        <w:t>«</w:t>
      </w:r>
      <w:r w:rsidR="002F0B95">
        <w:rPr>
          <w:b/>
          <w:sz w:val="26"/>
          <w:szCs w:val="26"/>
        </w:rPr>
        <w:t>11» ноя</w:t>
      </w:r>
      <w:r w:rsidR="009042C8" w:rsidRPr="009042C8">
        <w:rPr>
          <w:b/>
          <w:sz w:val="26"/>
          <w:szCs w:val="26"/>
        </w:rPr>
        <w:t>бря</w:t>
      </w:r>
      <w:r w:rsidRPr="009042C8">
        <w:rPr>
          <w:b/>
          <w:sz w:val="26"/>
          <w:szCs w:val="26"/>
        </w:rPr>
        <w:t xml:space="preserve"> 2018 г. 12 ч. 00 мин. по </w:t>
      </w:r>
      <w:r w:rsidR="00505A41">
        <w:rPr>
          <w:b/>
          <w:sz w:val="26"/>
          <w:szCs w:val="26"/>
        </w:rPr>
        <w:t>«</w:t>
      </w:r>
      <w:r w:rsidR="002F0B95">
        <w:rPr>
          <w:b/>
          <w:sz w:val="26"/>
          <w:szCs w:val="26"/>
        </w:rPr>
        <w:t>18</w:t>
      </w:r>
      <w:r w:rsidR="00F16EA6">
        <w:rPr>
          <w:b/>
          <w:sz w:val="26"/>
          <w:szCs w:val="26"/>
        </w:rPr>
        <w:t>» но</w:t>
      </w:r>
      <w:r w:rsidR="00505A41">
        <w:rPr>
          <w:b/>
          <w:sz w:val="26"/>
          <w:szCs w:val="26"/>
        </w:rPr>
        <w:t>ября</w:t>
      </w:r>
      <w:r w:rsidR="009042C8" w:rsidRPr="009042C8">
        <w:rPr>
          <w:b/>
          <w:sz w:val="26"/>
          <w:szCs w:val="26"/>
        </w:rPr>
        <w:t xml:space="preserve"> </w:t>
      </w:r>
      <w:r w:rsidRPr="009042C8">
        <w:rPr>
          <w:b/>
          <w:sz w:val="26"/>
          <w:szCs w:val="26"/>
        </w:rPr>
        <w:t>2018 г. 22 ч. 00 мин.</w:t>
      </w:r>
      <w:r w:rsidR="00301056" w:rsidRPr="00ED2D55">
        <w:rPr>
          <w:b/>
        </w:rPr>
        <w:t xml:space="preserve"> </w:t>
      </w:r>
    </w:p>
    <w:p w:rsidR="00ED2D55" w:rsidRDefault="00ED2D55" w:rsidP="00132E5A"/>
    <w:p w:rsidR="002B71AF" w:rsidRPr="00ED2D55" w:rsidRDefault="00301056" w:rsidP="00132E5A">
      <w:pPr>
        <w:rPr>
          <w:b/>
        </w:rPr>
      </w:pPr>
      <w:r w:rsidRPr="00ED2D55">
        <w:rPr>
          <w:b/>
        </w:rPr>
        <w:t>Сведения о собственнике:</w:t>
      </w:r>
    </w:p>
    <w:p w:rsidR="00132E5A" w:rsidRDefault="00301056" w:rsidP="00132E5A">
      <w:r w:rsidRPr="00ED2D55">
        <w:t>ФИО</w:t>
      </w:r>
      <w:r w:rsidR="00132E5A">
        <w:t>_____________________________</w:t>
      </w:r>
      <w:r w:rsidRPr="00ED2D55">
        <w:t xml:space="preserve">______________________________________________, </w:t>
      </w:r>
    </w:p>
    <w:p w:rsidR="00132E5A" w:rsidRDefault="00301056" w:rsidP="00132E5A">
      <w:r w:rsidRPr="00ED2D55">
        <w:t>паспорт серии ___</w:t>
      </w:r>
      <w:r w:rsidR="009042C8">
        <w:t>_</w:t>
      </w:r>
      <w:r w:rsidRPr="00ED2D55">
        <w:t>___, № _</w:t>
      </w:r>
      <w:r w:rsidR="009042C8">
        <w:t>_____</w:t>
      </w:r>
      <w:r w:rsidRPr="00ED2D55">
        <w:t>_____</w:t>
      </w:r>
      <w:r w:rsidR="00132E5A">
        <w:t>__,</w:t>
      </w:r>
    </w:p>
    <w:p w:rsidR="00132E5A" w:rsidRDefault="00301056" w:rsidP="00132E5A">
      <w:r w:rsidRPr="00ED2D55">
        <w:t>выдан кем</w:t>
      </w:r>
      <w:r w:rsidR="00132E5A">
        <w:t xml:space="preserve"> _______</w:t>
      </w:r>
      <w:r w:rsidR="00ED2D55">
        <w:t>____</w:t>
      </w:r>
      <w:r w:rsidRPr="00ED2D55">
        <w:t>____________________________,</w:t>
      </w:r>
      <w:r w:rsidR="00132E5A">
        <w:t xml:space="preserve"> </w:t>
      </w:r>
      <w:r w:rsidRPr="00ED2D55">
        <w:t>когда «</w:t>
      </w:r>
      <w:r w:rsidR="00132E5A">
        <w:t>__</w:t>
      </w:r>
      <w:r w:rsidRPr="00ED2D55">
        <w:t>__» ___</w:t>
      </w:r>
      <w:r w:rsidR="00132E5A">
        <w:t>_</w:t>
      </w:r>
      <w:r w:rsidRPr="00ED2D55">
        <w:t>_______ __</w:t>
      </w:r>
      <w:r w:rsidR="00ED2D55">
        <w:t>_</w:t>
      </w:r>
      <w:r w:rsidRPr="00ED2D55">
        <w:t>__ г.</w:t>
      </w:r>
    </w:p>
    <w:p w:rsidR="00ED2D55" w:rsidRDefault="00132E5A" w:rsidP="009875E7">
      <w:r>
        <w:t>З</w:t>
      </w:r>
      <w:r w:rsidR="00301056" w:rsidRPr="00ED2D55">
        <w:t>арегистрирован</w:t>
      </w:r>
      <w:r w:rsidR="00ED2D55">
        <w:t xml:space="preserve"> </w:t>
      </w:r>
      <w:r w:rsidR="00301056" w:rsidRPr="00ED2D55">
        <w:t xml:space="preserve">по </w:t>
      </w:r>
      <w:r>
        <w:t>а</w:t>
      </w:r>
      <w:r w:rsidR="00301056" w:rsidRPr="00ED2D55">
        <w:t>дресу:</w:t>
      </w:r>
      <w:r>
        <w:t xml:space="preserve"> </w:t>
      </w:r>
      <w:r w:rsidR="00301056" w:rsidRPr="00ED2D55">
        <w:t>________________________</w:t>
      </w:r>
      <w:r>
        <w:t>________________________________</w:t>
      </w:r>
    </w:p>
    <w:p w:rsidR="00132E5A" w:rsidRDefault="00132E5A" w:rsidP="00132E5A">
      <w:r>
        <w:t>________________________________________________________________________________</w:t>
      </w:r>
    </w:p>
    <w:p w:rsidR="00ED2D55" w:rsidRPr="00D63211" w:rsidRDefault="00301056" w:rsidP="00132E5A">
      <w:pPr>
        <w:spacing w:before="120"/>
        <w:rPr>
          <w:b/>
        </w:rPr>
      </w:pPr>
      <w:r w:rsidRPr="00D63211">
        <w:rPr>
          <w:b/>
        </w:rPr>
        <w:t>Документ, подтверждающий собственность (право собственности) в кв. __</w:t>
      </w:r>
      <w:r w:rsidR="00EF29A2">
        <w:rPr>
          <w:b/>
        </w:rPr>
        <w:t>__</w:t>
      </w:r>
      <w:r w:rsidRPr="00D63211">
        <w:rPr>
          <w:b/>
        </w:rPr>
        <w:t>_, д.79</w:t>
      </w:r>
      <w:r w:rsidR="00EF29A2">
        <w:rPr>
          <w:b/>
        </w:rPr>
        <w:t>,</w:t>
      </w:r>
      <w:r w:rsidRPr="00D63211">
        <w:rPr>
          <w:b/>
        </w:rPr>
        <w:t xml:space="preserve"> к</w:t>
      </w:r>
      <w:r w:rsidR="00EF29A2">
        <w:rPr>
          <w:b/>
        </w:rPr>
        <w:t xml:space="preserve">орпус </w:t>
      </w:r>
      <w:r w:rsidR="00F16EA6">
        <w:rPr>
          <w:b/>
        </w:rPr>
        <w:t>18</w:t>
      </w:r>
      <w:r w:rsidRPr="00D63211">
        <w:rPr>
          <w:b/>
        </w:rPr>
        <w:t>, по ул. Горького, г. Корол</w:t>
      </w:r>
      <w:r w:rsidR="00EF29A2">
        <w:rPr>
          <w:b/>
        </w:rPr>
        <w:t>ё</w:t>
      </w:r>
      <w:r w:rsidRPr="00D63211">
        <w:rPr>
          <w:b/>
        </w:rPr>
        <w:t>в</w:t>
      </w:r>
      <w:r w:rsidR="00EF29A2">
        <w:rPr>
          <w:b/>
        </w:rPr>
        <w:t xml:space="preserve"> </w:t>
      </w:r>
      <w:r w:rsidRPr="00D63211">
        <w:rPr>
          <w:b/>
        </w:rPr>
        <w:t xml:space="preserve">Московской области: </w:t>
      </w:r>
    </w:p>
    <w:p w:rsidR="00ED2D55" w:rsidRDefault="00ED2D55" w:rsidP="00132E5A">
      <w:pPr>
        <w:spacing w:before="120"/>
      </w:pPr>
      <w:r w:rsidRPr="00ED2D55">
        <w:t>Вид, номер, дата го</w:t>
      </w:r>
      <w:r w:rsidR="00132E5A">
        <w:t>сударственной регистрации права: ______</w:t>
      </w:r>
      <w:r w:rsidRPr="00ED2D55">
        <w:t>_______________________</w:t>
      </w:r>
      <w:r>
        <w:t>____</w:t>
      </w:r>
    </w:p>
    <w:p w:rsidR="00132E5A" w:rsidRDefault="00132E5A">
      <w:r>
        <w:t>________________________________________________________________________________</w:t>
      </w:r>
    </w:p>
    <w:p w:rsidR="00ED2D55" w:rsidRDefault="00301056" w:rsidP="00132E5A">
      <w:pPr>
        <w:spacing w:before="120"/>
      </w:pPr>
      <w:r w:rsidRPr="00ED2D55">
        <w:t xml:space="preserve">Договор </w:t>
      </w:r>
      <w:r w:rsidR="00ED2D55">
        <w:t xml:space="preserve"> </w:t>
      </w:r>
      <w:r w:rsidRPr="00ED2D55">
        <w:t>___</w:t>
      </w:r>
      <w:r w:rsidR="00132E5A">
        <w:t>_</w:t>
      </w:r>
      <w:r w:rsidRPr="00ED2D55">
        <w:t>____</w:t>
      </w:r>
      <w:r w:rsidR="00671D41" w:rsidRPr="00ED2D55">
        <w:t>_____________</w:t>
      </w:r>
      <w:r w:rsidR="00ED2D55">
        <w:t>_______</w:t>
      </w:r>
      <w:r w:rsidRPr="00ED2D55">
        <w:t>_ от «__» ___________</w:t>
      </w:r>
      <w:r w:rsidR="00ED2D55">
        <w:t>20____ г., № _____________</w:t>
      </w:r>
    </w:p>
    <w:p w:rsidR="00ED2D55" w:rsidRPr="00ED2D55" w:rsidRDefault="00ED2D55" w:rsidP="00132E5A">
      <w:pPr>
        <w:rPr>
          <w:sz w:val="16"/>
          <w:szCs w:val="16"/>
        </w:rPr>
      </w:pPr>
      <w:r>
        <w:rPr>
          <w:sz w:val="18"/>
          <w:szCs w:val="18"/>
        </w:rPr>
        <w:t xml:space="preserve">                     </w:t>
      </w:r>
      <w:r w:rsidRPr="00ED2D55">
        <w:rPr>
          <w:sz w:val="16"/>
          <w:szCs w:val="16"/>
        </w:rPr>
        <w:t xml:space="preserve"> </w:t>
      </w:r>
      <w:r w:rsidR="00132E5A">
        <w:rPr>
          <w:sz w:val="16"/>
          <w:szCs w:val="16"/>
        </w:rPr>
        <w:t xml:space="preserve">     </w:t>
      </w:r>
      <w:r w:rsidRPr="00ED2D55">
        <w:rPr>
          <w:sz w:val="16"/>
          <w:szCs w:val="16"/>
        </w:rPr>
        <w:t xml:space="preserve">(долевое участие, купли-продажи </w:t>
      </w:r>
      <w:r w:rsidR="00132E5A">
        <w:rPr>
          <w:sz w:val="16"/>
          <w:szCs w:val="16"/>
        </w:rPr>
        <w:t xml:space="preserve"> либо</w:t>
      </w:r>
      <w:r w:rsidRPr="00ED2D55">
        <w:rPr>
          <w:sz w:val="16"/>
          <w:szCs w:val="16"/>
        </w:rPr>
        <w:t xml:space="preserve"> ин</w:t>
      </w:r>
      <w:r w:rsidR="00132E5A">
        <w:rPr>
          <w:sz w:val="16"/>
          <w:szCs w:val="16"/>
        </w:rPr>
        <w:t>ой</w:t>
      </w:r>
      <w:r w:rsidRPr="00ED2D55">
        <w:rPr>
          <w:sz w:val="16"/>
          <w:szCs w:val="16"/>
        </w:rPr>
        <w:t>)</w:t>
      </w:r>
    </w:p>
    <w:p w:rsidR="00ED2D55" w:rsidRPr="00ED2D55" w:rsidRDefault="00ED2D55" w:rsidP="00132E5A">
      <w:pPr>
        <w:spacing w:before="120"/>
      </w:pPr>
      <w:r w:rsidRPr="00ED2D55">
        <w:t>Доля в праве собственности на жилое помещение _______________.</w:t>
      </w:r>
    </w:p>
    <w:p w:rsidR="00316A75" w:rsidRPr="00316A75" w:rsidRDefault="00316A75" w:rsidP="00A3552B">
      <w:pPr>
        <w:spacing w:before="240"/>
      </w:pPr>
      <w:r w:rsidRPr="00ED2D55">
        <w:t xml:space="preserve">Общая площадь помещения, принадлежащего собственнику (участнику долевого строительства) – </w:t>
      </w:r>
      <w:r w:rsidRPr="00316A75">
        <w:t>__</w:t>
      </w:r>
      <w:r w:rsidRPr="00ED2D55">
        <w:t>_____ кв. м.</w:t>
      </w:r>
    </w:p>
    <w:p w:rsidR="002B71AF" w:rsidRPr="00ED2D55" w:rsidRDefault="00301056" w:rsidP="00A3552B">
      <w:pPr>
        <w:spacing w:before="240"/>
      </w:pPr>
      <w:r w:rsidRPr="00ED2D55">
        <w:t>Общ</w:t>
      </w:r>
      <w:r w:rsidR="00132E5A">
        <w:t>ая площадь жилых помещений дома</w:t>
      </w:r>
      <w:r w:rsidR="00316A75" w:rsidRPr="00316A75">
        <w:t xml:space="preserve"> </w:t>
      </w:r>
      <w:r w:rsidRPr="00ED2D55">
        <w:t xml:space="preserve">(за исключением балконов и лоджий, веранд и террас) – </w:t>
      </w:r>
      <w:r w:rsidR="00F16EA6">
        <w:rPr>
          <w:b/>
        </w:rPr>
        <w:t>1741.1</w:t>
      </w:r>
      <w:r w:rsidR="00316A75" w:rsidRPr="00316A75">
        <w:rPr>
          <w:b/>
        </w:rPr>
        <w:t xml:space="preserve">0 </w:t>
      </w:r>
      <w:r w:rsidRPr="00316A75">
        <w:rPr>
          <w:b/>
        </w:rPr>
        <w:t>кв. м.</w:t>
      </w:r>
      <w:r w:rsidRPr="00ED2D55">
        <w:t xml:space="preserve"> </w:t>
      </w:r>
    </w:p>
    <w:p w:rsidR="002B71AF" w:rsidRPr="00ED2D55" w:rsidRDefault="00301056" w:rsidP="00316A75">
      <w:pPr>
        <w:spacing w:before="120"/>
      </w:pPr>
      <w:r w:rsidRPr="00ED2D55">
        <w:t xml:space="preserve">Доля в праве общей собственности на общее имущество дома, принадлежащая собственнику (равна отношению жилой площади квартиры, к общей площади жилых помещений): </w:t>
      </w:r>
      <w:r w:rsidR="004F2411" w:rsidRPr="00ED2D55">
        <w:t>__</w:t>
      </w:r>
      <w:r w:rsidRPr="00ED2D55">
        <w:t>____</w:t>
      </w:r>
      <w:r w:rsidR="00316A75" w:rsidRPr="00316A75">
        <w:t>_</w:t>
      </w:r>
      <w:r w:rsidRPr="00ED2D55">
        <w:t xml:space="preserve"> </w:t>
      </w:r>
    </w:p>
    <w:p w:rsidR="002B71AF" w:rsidRPr="00ED2D55" w:rsidRDefault="00301056" w:rsidP="00316A75">
      <w:pPr>
        <w:spacing w:before="120"/>
      </w:pPr>
      <w:r w:rsidRPr="00ED2D55">
        <w:t>Количество голосов, принадлежащих собственнику (доля в праве общей долевой с</w:t>
      </w:r>
      <w:r w:rsidR="009875E7">
        <w:t>обственности, умноженная на 100</w:t>
      </w:r>
      <w:r w:rsidRPr="00ED2D55">
        <w:t>): ____</w:t>
      </w:r>
      <w:r w:rsidR="004F2411" w:rsidRPr="00ED2D55">
        <w:t>________</w:t>
      </w:r>
      <w:r w:rsidRPr="00ED2D55">
        <w:t xml:space="preserve">____. </w:t>
      </w:r>
    </w:p>
    <w:p w:rsidR="0099046B" w:rsidRDefault="0099046B" w:rsidP="009875E7">
      <w:pPr>
        <w:pStyle w:val="ConsNonformat"/>
        <w:spacing w:before="12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Телефон собственника:</w:t>
      </w:r>
      <w:r w:rsidRPr="0099046B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__________________________________________________________________</w:t>
      </w:r>
    </w:p>
    <w:p w:rsidR="0099046B" w:rsidRPr="0096770D" w:rsidRDefault="0099046B" w:rsidP="009875E7">
      <w:pPr>
        <w:pStyle w:val="ConsNonformat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0765F5">
        <w:rPr>
          <w:rFonts w:ascii="Times New Roman" w:hAnsi="Times New Roman" w:cs="Times New Roman"/>
          <w:sz w:val="22"/>
          <w:szCs w:val="22"/>
        </w:rPr>
        <w:t>-</w:t>
      </w:r>
      <w:r>
        <w:rPr>
          <w:rFonts w:ascii="Times New Roman" w:hAnsi="Times New Roman" w:cs="Times New Roman"/>
          <w:sz w:val="22"/>
          <w:szCs w:val="22"/>
          <w:lang w:val="en-US"/>
        </w:rPr>
        <w:t>mail</w:t>
      </w:r>
      <w:r w:rsidRPr="000765F5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собственника</w:t>
      </w:r>
      <w:proofErr w:type="gramStart"/>
      <w:r>
        <w:rPr>
          <w:rFonts w:ascii="Times New Roman" w:hAnsi="Times New Roman" w:cs="Times New Roman"/>
          <w:sz w:val="22"/>
          <w:szCs w:val="22"/>
        </w:rPr>
        <w:t>:</w:t>
      </w:r>
      <w:r w:rsidRPr="009042C8">
        <w:rPr>
          <w:rFonts w:ascii="Times New Roman" w:hAnsi="Times New Roman" w:cs="Times New Roman"/>
          <w:sz w:val="22"/>
          <w:szCs w:val="22"/>
        </w:rPr>
        <w:t>_</w:t>
      </w:r>
      <w:proofErr w:type="gramEnd"/>
      <w:r w:rsidRPr="009042C8">
        <w:rPr>
          <w:rFonts w:ascii="Times New Roman" w:hAnsi="Times New Roman" w:cs="Times New Roman"/>
          <w:sz w:val="22"/>
          <w:szCs w:val="22"/>
        </w:rPr>
        <w:t>____</w:t>
      </w:r>
      <w:r w:rsidRPr="0096770D">
        <w:rPr>
          <w:rFonts w:ascii="Times New Roman" w:hAnsi="Times New Roman" w:cs="Times New Roman"/>
          <w:sz w:val="22"/>
          <w:szCs w:val="22"/>
        </w:rPr>
        <w:t>________________________________________________________________</w:t>
      </w:r>
    </w:p>
    <w:p w:rsidR="0099046B" w:rsidRDefault="009042C8" w:rsidP="0099046B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В</w:t>
      </w:r>
      <w:r w:rsidR="0099046B" w:rsidRPr="0096770D">
        <w:rPr>
          <w:b/>
          <w:sz w:val="22"/>
          <w:szCs w:val="22"/>
        </w:rPr>
        <w:t>ыражаю свое решение по вопросам, поставленным на голосование</w:t>
      </w:r>
      <w:r w:rsidR="0099046B" w:rsidRPr="0096770D">
        <w:rPr>
          <w:sz w:val="22"/>
          <w:szCs w:val="22"/>
        </w:rPr>
        <w:t>:</w:t>
      </w:r>
    </w:p>
    <w:p w:rsidR="009875E7" w:rsidRDefault="009875E7" w:rsidP="0099046B">
      <w:pPr>
        <w:jc w:val="both"/>
        <w:rPr>
          <w:sz w:val="22"/>
          <w:szCs w:val="22"/>
        </w:rPr>
      </w:pPr>
    </w:p>
    <w:tbl>
      <w:tblPr>
        <w:tblW w:w="9060" w:type="dxa"/>
        <w:tblInd w:w="95" w:type="dxa"/>
        <w:tblLook w:val="04A0" w:firstRow="1" w:lastRow="0" w:firstColumn="1" w:lastColumn="0" w:noHBand="0" w:noVBand="1"/>
      </w:tblPr>
      <w:tblGrid>
        <w:gridCol w:w="281"/>
        <w:gridCol w:w="656"/>
        <w:gridCol w:w="654"/>
        <w:gridCol w:w="649"/>
        <w:gridCol w:w="649"/>
        <w:gridCol w:w="649"/>
        <w:gridCol w:w="651"/>
        <w:gridCol w:w="651"/>
        <w:gridCol w:w="649"/>
        <w:gridCol w:w="649"/>
        <w:gridCol w:w="767"/>
        <w:gridCol w:w="767"/>
        <w:gridCol w:w="649"/>
        <w:gridCol w:w="649"/>
        <w:gridCol w:w="280"/>
      </w:tblGrid>
      <w:tr w:rsidR="009875E7" w:rsidRPr="009875E7" w:rsidTr="009875E7">
        <w:trPr>
          <w:trHeight w:val="675"/>
        </w:trPr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499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1. Избрать председателем общего собрания собственников помещений в указанном многоквартирном доме </w:t>
            </w:r>
            <w:r w:rsidR="00F16EA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Алимова Анатолия</w:t>
            </w:r>
            <w:ins w:id="0" w:author="Cyril Margorin" w:date="2018-10-15T19:04:00Z">
              <w:r w:rsidR="00F53320">
                <w:rPr>
                  <w:rFonts w:ascii="Calibri" w:hAnsi="Calibri" w:cs="Calibri"/>
                  <w:b/>
                  <w:bCs/>
                  <w:color w:val="000000"/>
                  <w:sz w:val="22"/>
                  <w:szCs w:val="22"/>
                </w:rPr>
                <w:t xml:space="preserve"> </w:t>
              </w:r>
            </w:ins>
            <w:r w:rsidR="00F16EA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Анатольевича (кв.18</w:t>
            </w:r>
            <w:r w:rsidRPr="009875E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875E7" w:rsidRPr="009875E7" w:rsidTr="00062C6C">
        <w:trPr>
          <w:trHeight w:val="300"/>
        </w:trPr>
        <w:tc>
          <w:tcPr>
            <w:tcW w:w="93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ЗА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ПРОТИВ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ВОЗДЕРЖАЛСЯ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2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9875E7" w:rsidRPr="009875E7" w:rsidTr="009875E7">
        <w:trPr>
          <w:trHeight w:val="150"/>
        </w:trPr>
        <w:tc>
          <w:tcPr>
            <w:tcW w:w="9060" w:type="dxa"/>
            <w:gridSpan w:val="1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875E7" w:rsidRPr="009875E7" w:rsidTr="009875E7">
        <w:trPr>
          <w:trHeight w:val="675"/>
        </w:trPr>
        <w:tc>
          <w:tcPr>
            <w:tcW w:w="28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499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75E7" w:rsidRPr="009875E7" w:rsidRDefault="009875E7" w:rsidP="00C72B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2. Избрать секретарем общего собрания собственников помещений в указанном многоквартирном доме </w:t>
            </w:r>
            <w:r w:rsidR="00F16EA6">
              <w:rPr>
                <w:rFonts w:ascii="Calibri" w:hAnsi="Calibri" w:cs="Calibri"/>
                <w:color w:val="000000"/>
                <w:sz w:val="22"/>
                <w:szCs w:val="22"/>
              </w:rPr>
              <w:t>–</w:t>
            </w: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F16EA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Маргорина Кирилла Олеговича (кв. </w:t>
            </w:r>
            <w:del w:id="1" w:author="Cyril Margorin" w:date="2018-10-15T18:26:00Z">
              <w:r w:rsidR="00F16EA6" w:rsidDel="00C72BE7">
                <w:rPr>
                  <w:rFonts w:ascii="Calibri" w:hAnsi="Calibri" w:cs="Calibri"/>
                  <w:b/>
                  <w:bCs/>
                  <w:color w:val="000000"/>
                  <w:sz w:val="22"/>
                  <w:szCs w:val="22"/>
                </w:rPr>
                <w:delText>28</w:delText>
              </w:r>
            </w:del>
            <w:ins w:id="2" w:author="Cyril Margorin" w:date="2018-10-15T18:26:00Z">
              <w:r w:rsidR="00C72BE7">
                <w:rPr>
                  <w:rFonts w:ascii="Calibri" w:hAnsi="Calibri" w:cs="Calibri"/>
                  <w:b/>
                  <w:bCs/>
                  <w:color w:val="000000"/>
                  <w:sz w:val="22"/>
                  <w:szCs w:val="22"/>
                </w:rPr>
                <w:t>27</w:t>
              </w:r>
            </w:ins>
            <w:r w:rsidRPr="009875E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875E7" w:rsidRPr="009875E7" w:rsidTr="00062C6C">
        <w:trPr>
          <w:trHeight w:val="300"/>
        </w:trPr>
        <w:tc>
          <w:tcPr>
            <w:tcW w:w="93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ЗА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ПРОТИВ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ВОЗДЕРЖАЛСЯ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2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9875E7" w:rsidRPr="009875E7" w:rsidTr="009875E7">
        <w:trPr>
          <w:trHeight w:val="150"/>
        </w:trPr>
        <w:tc>
          <w:tcPr>
            <w:tcW w:w="9060" w:type="dxa"/>
            <w:gridSpan w:val="1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875E7" w:rsidRPr="009875E7" w:rsidTr="009875E7">
        <w:trPr>
          <w:trHeight w:val="1215"/>
        </w:trPr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499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320" w:rsidRDefault="009875E7" w:rsidP="00F16EA6">
            <w:pPr>
              <w:rPr>
                <w:ins w:id="3" w:author="Cyril Margorin" w:date="2018-10-15T19:04:00Z"/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3. Утвердить состав счётной </w:t>
            </w:r>
            <w:del w:id="4" w:author="Cyril Margorin" w:date="2018-10-15T19:04:00Z">
              <w:r w:rsidRPr="009875E7" w:rsidDel="00F53320">
                <w:rPr>
                  <w:rFonts w:ascii="Calibri" w:hAnsi="Calibri" w:cs="Calibri"/>
                  <w:color w:val="000000"/>
                  <w:sz w:val="22"/>
                  <w:szCs w:val="22"/>
                </w:rPr>
                <w:delText>комисии</w:delText>
              </w:r>
            </w:del>
            <w:ins w:id="5" w:author="Cyril Margorin" w:date="2018-10-15T19:04:00Z">
              <w:r w:rsidR="00F53320" w:rsidRPr="009875E7">
                <w:rPr>
                  <w:rFonts w:ascii="Calibri" w:hAnsi="Calibri" w:cs="Calibri"/>
                  <w:color w:val="000000"/>
                  <w:sz w:val="22"/>
                  <w:szCs w:val="22"/>
                </w:rPr>
                <w:t>комиссии</w:t>
              </w:r>
            </w:ins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  <w:del w:id="6" w:author="Cyril Margorin" w:date="2018-10-15T19:04:00Z">
              <w:r w:rsidRPr="009875E7" w:rsidDel="00F53320">
                <w:rPr>
                  <w:rFonts w:ascii="Calibri" w:hAnsi="Calibri" w:cs="Calibri"/>
                  <w:color w:val="000000"/>
                  <w:sz w:val="22"/>
                  <w:szCs w:val="22"/>
                </w:rPr>
                <w:br/>
              </w:r>
            </w:del>
          </w:p>
          <w:p w:rsidR="00F16EA6" w:rsidRPr="00F53320" w:rsidRDefault="00F16EA6" w:rsidP="00F53320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color w:val="000000"/>
                <w:sz w:val="22"/>
                <w:szCs w:val="22"/>
                <w:rPrChange w:id="7" w:author="Cyril Margorin" w:date="2018-10-15T19:05:00Z">
                  <w:rPr/>
                </w:rPrChange>
              </w:rPr>
              <w:pPrChange w:id="8" w:author="Cyril Margorin" w:date="2018-10-15T19:05:00Z">
                <w:pPr/>
              </w:pPrChange>
            </w:pPr>
            <w:bookmarkStart w:id="9" w:name="_GoBack"/>
            <w:r w:rsidRPr="00F53320">
              <w:rPr>
                <w:rFonts w:ascii="Calibri" w:hAnsi="Calibri" w:cs="Calibri"/>
                <w:color w:val="000000"/>
                <w:sz w:val="22"/>
                <w:szCs w:val="22"/>
                <w:rPrChange w:id="10" w:author="Cyril Margorin" w:date="2018-10-15T19:05:00Z">
                  <w:rPr/>
                </w:rPrChange>
              </w:rPr>
              <w:t>Алимова Анатолия Анатольевича (кв.18)</w:t>
            </w:r>
          </w:p>
          <w:p w:rsidR="00F16EA6" w:rsidRPr="00F53320" w:rsidRDefault="00F16EA6" w:rsidP="00F53320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color w:val="000000"/>
                <w:sz w:val="22"/>
                <w:szCs w:val="22"/>
                <w:rPrChange w:id="11" w:author="Cyril Margorin" w:date="2018-10-15T19:05:00Z">
                  <w:rPr/>
                </w:rPrChange>
              </w:rPr>
              <w:pPrChange w:id="12" w:author="Cyril Margorin" w:date="2018-10-15T19:05:00Z">
                <w:pPr/>
              </w:pPrChange>
            </w:pPr>
            <w:r w:rsidRPr="00F53320">
              <w:rPr>
                <w:rFonts w:ascii="Calibri" w:hAnsi="Calibri" w:cs="Calibri"/>
                <w:color w:val="000000"/>
                <w:sz w:val="22"/>
                <w:szCs w:val="22"/>
                <w:rPrChange w:id="13" w:author="Cyril Margorin" w:date="2018-10-15T19:05:00Z">
                  <w:rPr/>
                </w:rPrChange>
              </w:rPr>
              <w:t>Толкачева Эдуарда Викторовича (кв. 29)</w:t>
            </w:r>
          </w:p>
          <w:p w:rsidR="009875E7" w:rsidRPr="00F53320" w:rsidRDefault="00F16EA6" w:rsidP="00F53320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color w:val="000000"/>
                <w:sz w:val="22"/>
                <w:szCs w:val="22"/>
                <w:rPrChange w:id="14" w:author="Cyril Margorin" w:date="2018-10-15T19:05:00Z">
                  <w:rPr/>
                </w:rPrChange>
              </w:rPr>
              <w:pPrChange w:id="15" w:author="Cyril Margorin" w:date="2018-10-15T19:05:00Z">
                <w:pPr/>
              </w:pPrChange>
            </w:pPr>
            <w:r w:rsidRPr="00F53320">
              <w:rPr>
                <w:rFonts w:ascii="Calibri" w:hAnsi="Calibri" w:cs="Calibri"/>
                <w:color w:val="000000"/>
                <w:sz w:val="22"/>
                <w:szCs w:val="22"/>
                <w:rPrChange w:id="16" w:author="Cyril Margorin" w:date="2018-10-15T19:05:00Z">
                  <w:rPr/>
                </w:rPrChange>
              </w:rPr>
              <w:t xml:space="preserve">Маргорина Кирилла Олеговича (кв. </w:t>
            </w:r>
            <w:del w:id="17" w:author="Cyril Margorin" w:date="2018-10-15T18:26:00Z">
              <w:r w:rsidRPr="00F53320" w:rsidDel="00C72BE7">
                <w:rPr>
                  <w:rFonts w:ascii="Calibri" w:hAnsi="Calibri" w:cs="Calibri"/>
                  <w:color w:val="000000"/>
                  <w:sz w:val="22"/>
                  <w:szCs w:val="22"/>
                  <w:rPrChange w:id="18" w:author="Cyril Margorin" w:date="2018-10-15T19:05:00Z">
                    <w:rPr/>
                  </w:rPrChange>
                </w:rPr>
                <w:delText>28</w:delText>
              </w:r>
            </w:del>
            <w:ins w:id="19" w:author="Cyril Margorin" w:date="2018-10-15T18:26:00Z">
              <w:r w:rsidR="00C72BE7" w:rsidRPr="00F53320">
                <w:rPr>
                  <w:rFonts w:ascii="Calibri" w:hAnsi="Calibri" w:cs="Calibri"/>
                  <w:color w:val="000000"/>
                  <w:sz w:val="22"/>
                  <w:szCs w:val="22"/>
                  <w:rPrChange w:id="20" w:author="Cyril Margorin" w:date="2018-10-15T19:05:00Z">
                    <w:rPr/>
                  </w:rPrChange>
                </w:rPr>
                <w:t>27</w:t>
              </w:r>
            </w:ins>
            <w:r w:rsidRPr="00F53320">
              <w:rPr>
                <w:rFonts w:ascii="Calibri" w:hAnsi="Calibri" w:cs="Calibri"/>
                <w:color w:val="000000"/>
                <w:sz w:val="22"/>
                <w:szCs w:val="22"/>
                <w:rPrChange w:id="21" w:author="Cyril Margorin" w:date="2018-10-15T19:05:00Z">
                  <w:rPr/>
                </w:rPrChange>
              </w:rPr>
              <w:t>)</w:t>
            </w:r>
            <w:bookmarkEnd w:id="9"/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875E7" w:rsidRPr="009875E7" w:rsidTr="00062C6C">
        <w:trPr>
          <w:trHeight w:val="300"/>
        </w:trPr>
        <w:tc>
          <w:tcPr>
            <w:tcW w:w="93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ЗА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ПРОТИВ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ВОЗДЕРЖАЛСЯ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2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9875E7" w:rsidRPr="009875E7" w:rsidTr="009875E7">
        <w:trPr>
          <w:trHeight w:val="150"/>
        </w:trPr>
        <w:tc>
          <w:tcPr>
            <w:tcW w:w="9060" w:type="dxa"/>
            <w:gridSpan w:val="1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875E7" w:rsidRPr="009875E7" w:rsidTr="009875E7">
        <w:trPr>
          <w:trHeight w:val="405"/>
        </w:trPr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 </w:t>
            </w:r>
          </w:p>
        </w:tc>
        <w:tc>
          <w:tcPr>
            <w:tcW w:w="8499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4.  Выбрать способ управления многоквартирным домом - Управляющая организация.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875E7" w:rsidRPr="009875E7" w:rsidTr="009875E7">
        <w:trPr>
          <w:trHeight w:val="315"/>
        </w:trPr>
        <w:tc>
          <w:tcPr>
            <w:tcW w:w="93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ЗА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ПРОТИВ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ВОЗДЕРЖАЛСЯ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9875E7" w:rsidRPr="009875E7" w:rsidTr="009875E7">
        <w:trPr>
          <w:trHeight w:val="150"/>
        </w:trPr>
        <w:tc>
          <w:tcPr>
            <w:tcW w:w="9060" w:type="dxa"/>
            <w:gridSpan w:val="1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875E7" w:rsidRPr="009875E7" w:rsidTr="009875E7">
        <w:trPr>
          <w:trHeight w:val="600"/>
        </w:trPr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499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5. Выбрать в качестве управляющей организации - ООО "</w:t>
            </w:r>
            <w:proofErr w:type="spellStart"/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Жилэкс</w:t>
            </w:r>
            <w:proofErr w:type="spellEnd"/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-Сервис" (ИНН 5054011230).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875E7" w:rsidRPr="009875E7" w:rsidTr="009875E7">
        <w:trPr>
          <w:trHeight w:val="300"/>
        </w:trPr>
        <w:tc>
          <w:tcPr>
            <w:tcW w:w="93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ЗА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ПРОТИВ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ВОЗДЕРЖАЛСЯ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875E7" w:rsidRPr="009875E7" w:rsidTr="009875E7">
        <w:trPr>
          <w:trHeight w:val="150"/>
        </w:trPr>
        <w:tc>
          <w:tcPr>
            <w:tcW w:w="28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9875E7" w:rsidRPr="009875E7" w:rsidTr="009875E7">
        <w:trPr>
          <w:trHeight w:val="990"/>
        </w:trPr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499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6. Утвердить единую для всех собственников форму индивидуального договора управления многоквартирным домом с управляющей организацией ООО "</w:t>
            </w:r>
            <w:proofErr w:type="spellStart"/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Жилэкс</w:t>
            </w:r>
            <w:proofErr w:type="spellEnd"/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-Сервис" (ИНН 5054011230).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875E7" w:rsidRPr="009875E7" w:rsidTr="009875E7">
        <w:trPr>
          <w:trHeight w:val="300"/>
        </w:trPr>
        <w:tc>
          <w:tcPr>
            <w:tcW w:w="93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ЗА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ПРОТИВ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ВОЗДЕРЖАЛСЯ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875E7" w:rsidRPr="009875E7" w:rsidTr="009875E7">
        <w:trPr>
          <w:trHeight w:val="150"/>
        </w:trPr>
        <w:tc>
          <w:tcPr>
            <w:tcW w:w="28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9875E7" w:rsidRPr="009875E7" w:rsidTr="009875E7">
        <w:trPr>
          <w:trHeight w:val="1020"/>
        </w:trPr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499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75E7" w:rsidRPr="009875E7" w:rsidRDefault="009875E7" w:rsidP="00E20FE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7. Утвердить размер платы на управление, содержание жилого помещения и текущий ремонт на 2018 г. в размере 35 рублей 87 копеек за 1 метр квадратный общей площади помещения в соответствии с Приложением к Договору управления</w:t>
            </w:r>
            <w:r w:rsidR="00E20FE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МКД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875E7" w:rsidRPr="009875E7" w:rsidTr="00062C6C">
        <w:trPr>
          <w:trHeight w:val="300"/>
        </w:trPr>
        <w:tc>
          <w:tcPr>
            <w:tcW w:w="93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ЗА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ПРОТИВ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ВОЗДЕРЖАЛСЯ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875E7" w:rsidRPr="009875E7" w:rsidTr="009875E7">
        <w:trPr>
          <w:trHeight w:val="150"/>
        </w:trPr>
        <w:tc>
          <w:tcPr>
            <w:tcW w:w="28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9875E7" w:rsidRPr="009875E7" w:rsidTr="009875E7">
        <w:trPr>
          <w:trHeight w:val="1620"/>
        </w:trPr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499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320" w:rsidRDefault="009875E7" w:rsidP="00F16EA6">
            <w:pPr>
              <w:rPr>
                <w:ins w:id="22" w:author="Cyril Margorin" w:date="2018-10-15T19:04:00Z"/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8. Утвердить состав Совета многоквартирного дома:</w:t>
            </w:r>
            <w:del w:id="23" w:author="Cyril Margorin" w:date="2018-10-15T19:04:00Z">
              <w:r w:rsidRPr="009875E7" w:rsidDel="00F53320">
                <w:rPr>
                  <w:rFonts w:ascii="Calibri" w:hAnsi="Calibri" w:cs="Calibri"/>
                  <w:color w:val="000000"/>
                  <w:sz w:val="22"/>
                  <w:szCs w:val="22"/>
                </w:rPr>
                <w:br/>
              </w:r>
            </w:del>
          </w:p>
          <w:p w:rsidR="00F16EA6" w:rsidRPr="00F53320" w:rsidRDefault="00F16EA6" w:rsidP="00F53320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color w:val="000000"/>
                <w:sz w:val="22"/>
                <w:szCs w:val="22"/>
                <w:rPrChange w:id="24" w:author="Cyril Margorin" w:date="2018-10-15T19:04:00Z">
                  <w:rPr/>
                </w:rPrChange>
              </w:rPr>
              <w:pPrChange w:id="25" w:author="Cyril Margorin" w:date="2018-10-15T19:04:00Z">
                <w:pPr/>
              </w:pPrChange>
            </w:pPr>
            <w:r w:rsidRPr="00F53320">
              <w:rPr>
                <w:rFonts w:ascii="Calibri" w:hAnsi="Calibri" w:cs="Calibri"/>
                <w:color w:val="000000"/>
                <w:sz w:val="22"/>
                <w:szCs w:val="22"/>
                <w:rPrChange w:id="26" w:author="Cyril Margorin" w:date="2018-10-15T19:04:00Z">
                  <w:rPr/>
                </w:rPrChange>
              </w:rPr>
              <w:t>Алимова Анатолия Анатольевича (кв.18)</w:t>
            </w:r>
          </w:p>
          <w:p w:rsidR="00F16EA6" w:rsidRPr="00F53320" w:rsidRDefault="00F16EA6" w:rsidP="00F53320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color w:val="000000"/>
                <w:sz w:val="22"/>
                <w:szCs w:val="22"/>
                <w:rPrChange w:id="27" w:author="Cyril Margorin" w:date="2018-10-15T19:04:00Z">
                  <w:rPr/>
                </w:rPrChange>
              </w:rPr>
              <w:pPrChange w:id="28" w:author="Cyril Margorin" w:date="2018-10-15T19:04:00Z">
                <w:pPr/>
              </w:pPrChange>
            </w:pPr>
            <w:r w:rsidRPr="00F53320">
              <w:rPr>
                <w:rFonts w:ascii="Calibri" w:hAnsi="Calibri" w:cs="Calibri"/>
                <w:color w:val="000000"/>
                <w:sz w:val="22"/>
                <w:szCs w:val="22"/>
                <w:rPrChange w:id="29" w:author="Cyril Margorin" w:date="2018-10-15T19:04:00Z">
                  <w:rPr/>
                </w:rPrChange>
              </w:rPr>
              <w:t>Толкачева Эдуарда Викторовича (кв. 29)</w:t>
            </w:r>
          </w:p>
          <w:p w:rsidR="009875E7" w:rsidRPr="00F53320" w:rsidRDefault="00F16EA6" w:rsidP="00F53320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color w:val="000000"/>
                <w:sz w:val="22"/>
                <w:szCs w:val="22"/>
                <w:rPrChange w:id="30" w:author="Cyril Margorin" w:date="2018-10-15T19:04:00Z">
                  <w:rPr/>
                </w:rPrChange>
              </w:rPr>
              <w:pPrChange w:id="31" w:author="Cyril Margorin" w:date="2018-10-15T19:04:00Z">
                <w:pPr/>
              </w:pPrChange>
            </w:pPr>
            <w:r w:rsidRPr="00F53320">
              <w:rPr>
                <w:rFonts w:ascii="Calibri" w:hAnsi="Calibri" w:cs="Calibri"/>
                <w:color w:val="000000"/>
                <w:sz w:val="22"/>
                <w:szCs w:val="22"/>
                <w:rPrChange w:id="32" w:author="Cyril Margorin" w:date="2018-10-15T19:04:00Z">
                  <w:rPr/>
                </w:rPrChange>
              </w:rPr>
              <w:t xml:space="preserve">Маргорина Кирилла Олеговича (кв. </w:t>
            </w:r>
            <w:del w:id="33" w:author="Cyril Margorin" w:date="2018-10-15T18:26:00Z">
              <w:r w:rsidRPr="00F53320" w:rsidDel="00C72BE7">
                <w:rPr>
                  <w:rFonts w:ascii="Calibri" w:hAnsi="Calibri" w:cs="Calibri"/>
                  <w:color w:val="000000"/>
                  <w:sz w:val="22"/>
                  <w:szCs w:val="22"/>
                  <w:rPrChange w:id="34" w:author="Cyril Margorin" w:date="2018-10-15T19:04:00Z">
                    <w:rPr/>
                  </w:rPrChange>
                </w:rPr>
                <w:delText>28</w:delText>
              </w:r>
            </w:del>
            <w:ins w:id="35" w:author="Cyril Margorin" w:date="2018-10-15T18:26:00Z">
              <w:r w:rsidR="00C72BE7" w:rsidRPr="00F53320">
                <w:rPr>
                  <w:rFonts w:ascii="Calibri" w:hAnsi="Calibri" w:cs="Calibri"/>
                  <w:color w:val="000000"/>
                  <w:sz w:val="22"/>
                  <w:szCs w:val="22"/>
                  <w:rPrChange w:id="36" w:author="Cyril Margorin" w:date="2018-10-15T19:04:00Z">
                    <w:rPr/>
                  </w:rPrChange>
                </w:rPr>
                <w:t>27</w:t>
              </w:r>
            </w:ins>
            <w:r w:rsidRPr="00F53320">
              <w:rPr>
                <w:rFonts w:ascii="Calibri" w:hAnsi="Calibri" w:cs="Calibri"/>
                <w:color w:val="000000"/>
                <w:sz w:val="22"/>
                <w:szCs w:val="22"/>
                <w:rPrChange w:id="37" w:author="Cyril Margorin" w:date="2018-10-15T19:04:00Z">
                  <w:rPr/>
                </w:rPrChange>
              </w:rPr>
              <w:t>)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875E7" w:rsidRPr="009875E7" w:rsidTr="00062C6C">
        <w:trPr>
          <w:trHeight w:val="300"/>
        </w:trPr>
        <w:tc>
          <w:tcPr>
            <w:tcW w:w="93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ЗА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ПРОТИВ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ВОЗДЕРЖАЛСЯ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2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9875E7" w:rsidRPr="009875E7" w:rsidTr="009875E7">
        <w:trPr>
          <w:trHeight w:val="150"/>
        </w:trPr>
        <w:tc>
          <w:tcPr>
            <w:tcW w:w="9060" w:type="dxa"/>
            <w:gridSpan w:val="1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875E7" w:rsidRPr="009875E7" w:rsidTr="009875E7">
        <w:trPr>
          <w:trHeight w:val="630"/>
        </w:trPr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499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9. Избрать председателем Совета многоквартирного дома </w:t>
            </w:r>
            <w:r w:rsidR="00F16EA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Алимова Анатолия Анатольевича (кв.18</w:t>
            </w:r>
            <w:r w:rsidRPr="009875E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875E7" w:rsidRPr="009875E7" w:rsidTr="00062C6C">
        <w:trPr>
          <w:trHeight w:val="300"/>
        </w:trPr>
        <w:tc>
          <w:tcPr>
            <w:tcW w:w="93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ЗА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ПРОТИВ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ВОЗДЕРЖАЛСЯ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2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9875E7" w:rsidRPr="009875E7" w:rsidTr="009875E7">
        <w:trPr>
          <w:trHeight w:val="150"/>
        </w:trPr>
        <w:tc>
          <w:tcPr>
            <w:tcW w:w="9060" w:type="dxa"/>
            <w:gridSpan w:val="1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875E7" w:rsidRPr="009875E7" w:rsidTr="009875E7">
        <w:trPr>
          <w:trHeight w:val="375"/>
        </w:trPr>
        <w:tc>
          <w:tcPr>
            <w:tcW w:w="28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499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10. Утвердить положение о Совете многоквартирного дома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875E7" w:rsidRPr="009875E7" w:rsidTr="00062C6C">
        <w:trPr>
          <w:trHeight w:val="300"/>
        </w:trPr>
        <w:tc>
          <w:tcPr>
            <w:tcW w:w="93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ЗА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ПРОТИВ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ВОЗДЕРЖАЛСЯ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062C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9875E7" w:rsidRPr="009875E7" w:rsidTr="009875E7">
        <w:trPr>
          <w:trHeight w:val="175"/>
        </w:trPr>
        <w:tc>
          <w:tcPr>
            <w:tcW w:w="28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875E7" w:rsidRPr="009875E7" w:rsidTr="009875E7">
        <w:trPr>
          <w:trHeight w:val="1905"/>
        </w:trPr>
        <w:tc>
          <w:tcPr>
            <w:tcW w:w="28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499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11. Определить место хранения документов общего собрания </w:t>
            </w:r>
            <w:r w:rsidR="00F16EA6">
              <w:rPr>
                <w:rFonts w:ascii="Calibri" w:hAnsi="Calibri" w:cs="Calibri"/>
                <w:color w:val="000000"/>
                <w:sz w:val="22"/>
                <w:szCs w:val="22"/>
              </w:rPr>
              <w:t>собственников МКД №79, корпус 18</w:t>
            </w: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ул. Горького, </w:t>
            </w:r>
            <w:proofErr w:type="spellStart"/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г.Королёв</w:t>
            </w:r>
            <w:proofErr w:type="spellEnd"/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Московской области, а также оригиналов документов общего собрания до момента направления их в Государственную Жилищную Инспекцию - </w:t>
            </w:r>
            <w:r w:rsidRPr="009875E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у председа</w:t>
            </w:r>
            <w:r w:rsidR="00F16EA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теля Совета МКД Алимова Анатолия </w:t>
            </w:r>
            <w:proofErr w:type="gramStart"/>
            <w:r w:rsidR="00F16EA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Анатольевича(</w:t>
            </w:r>
            <w:proofErr w:type="gramEnd"/>
            <w:r w:rsidR="00F16EA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квартира 18</w:t>
            </w:r>
            <w:r w:rsidRPr="009875E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).</w:t>
            </w: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Заверенные копии документов предоставить управляющей организации ООО "</w:t>
            </w:r>
            <w:proofErr w:type="spellStart"/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Жилэкс</w:t>
            </w:r>
            <w:proofErr w:type="spellEnd"/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-Сервис" (ИНН 5054011230)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875E7" w:rsidRPr="009875E7" w:rsidTr="009875E7">
        <w:trPr>
          <w:trHeight w:val="300"/>
        </w:trPr>
        <w:tc>
          <w:tcPr>
            <w:tcW w:w="93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ЗА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ПРОТИВ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ВОЗДЕРЖАЛСЯ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9875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875E7" w:rsidRPr="009875E7" w:rsidTr="009875E7">
        <w:trPr>
          <w:trHeight w:val="98"/>
        </w:trPr>
        <w:tc>
          <w:tcPr>
            <w:tcW w:w="28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75E7" w:rsidRPr="009875E7" w:rsidRDefault="009875E7" w:rsidP="009875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875E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866455" w:rsidRDefault="00866455" w:rsidP="00132E5A">
      <w:pPr>
        <w:jc w:val="both"/>
        <w:rPr>
          <w:sz w:val="16"/>
          <w:szCs w:val="16"/>
        </w:rPr>
      </w:pPr>
    </w:p>
    <w:p w:rsidR="002B71AF" w:rsidRDefault="002B71AF" w:rsidP="00132E5A">
      <w:pPr>
        <w:jc w:val="both"/>
        <w:rPr>
          <w:sz w:val="20"/>
          <w:szCs w:val="20"/>
        </w:rPr>
      </w:pPr>
    </w:p>
    <w:p w:rsidR="002B71AF" w:rsidRPr="00062C6C" w:rsidRDefault="002B71AF" w:rsidP="00132E5A">
      <w:pPr>
        <w:jc w:val="both"/>
      </w:pPr>
    </w:p>
    <w:p w:rsidR="00FE4F62" w:rsidRDefault="00FE4F62" w:rsidP="00062C6C">
      <w:r>
        <w:t>«___»_____________ 2018г.                                  С</w:t>
      </w:r>
      <w:r w:rsidR="00301056" w:rsidRPr="00062C6C">
        <w:t>обственник</w:t>
      </w:r>
      <w:r>
        <w:t xml:space="preserve"> пом</w:t>
      </w:r>
      <w:r w:rsidR="00062C6C">
        <w:t>е</w:t>
      </w:r>
      <w:r>
        <w:t>ще</w:t>
      </w:r>
      <w:r w:rsidR="00062C6C">
        <w:t>ния:</w:t>
      </w:r>
      <w:r>
        <w:t xml:space="preserve"> __</w:t>
      </w:r>
      <w:r w:rsidR="00301056" w:rsidRPr="00062C6C">
        <w:t>__</w:t>
      </w:r>
      <w:r>
        <w:t>_________</w:t>
      </w:r>
    </w:p>
    <w:p w:rsidR="00FE4F62" w:rsidRPr="00FE4F62" w:rsidRDefault="00FE4F62" w:rsidP="00062C6C">
      <w:pPr>
        <w:rPr>
          <w:sz w:val="22"/>
          <w:szCs w:val="22"/>
        </w:rPr>
      </w:pPr>
      <w:r>
        <w:t xml:space="preserve">                                                                                                                                   </w:t>
      </w:r>
      <w:r w:rsidRPr="00FE4F62">
        <w:rPr>
          <w:sz w:val="22"/>
          <w:szCs w:val="22"/>
        </w:rPr>
        <w:t>(подпись)</w:t>
      </w:r>
    </w:p>
    <w:sectPr w:rsidR="00FE4F62" w:rsidRPr="00FE4F62" w:rsidSect="00132E5A">
      <w:footerReference w:type="default" r:id="rId8"/>
      <w:pgSz w:w="11906" w:h="16838"/>
      <w:pgMar w:top="1134" w:right="850" w:bottom="1134" w:left="1418" w:header="0" w:footer="26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2F2D" w:rsidRDefault="00042F2D">
      <w:r>
        <w:separator/>
      </w:r>
    </w:p>
  </w:endnote>
  <w:endnote w:type="continuationSeparator" w:id="0">
    <w:p w:rsidR="00042F2D" w:rsidRDefault="00042F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2D55" w:rsidRDefault="00ED2D5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2F2D" w:rsidRDefault="00042F2D">
      <w:r>
        <w:separator/>
      </w:r>
    </w:p>
  </w:footnote>
  <w:footnote w:type="continuationSeparator" w:id="0">
    <w:p w:rsidR="00042F2D" w:rsidRDefault="00042F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407A03"/>
    <w:multiLevelType w:val="hybridMultilevel"/>
    <w:tmpl w:val="19E84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B11EE"/>
    <w:multiLevelType w:val="hybridMultilevel"/>
    <w:tmpl w:val="2E18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D66065"/>
    <w:multiLevelType w:val="hybridMultilevel"/>
    <w:tmpl w:val="49FEF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B34DA3"/>
    <w:multiLevelType w:val="multilevel"/>
    <w:tmpl w:val="626C2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1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1DE5781"/>
    <w:multiLevelType w:val="multilevel"/>
    <w:tmpl w:val="7910B70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Cyril Margorin">
    <w15:presenceInfo w15:providerId="AD" w15:userId="S-1-5-21-489363504-3563589416-716771137-11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trackRevisions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B71AF"/>
    <w:rsid w:val="00011F9A"/>
    <w:rsid w:val="00013FCA"/>
    <w:rsid w:val="00015EF4"/>
    <w:rsid w:val="00017F4E"/>
    <w:rsid w:val="00021933"/>
    <w:rsid w:val="00027228"/>
    <w:rsid w:val="00042F2D"/>
    <w:rsid w:val="00047104"/>
    <w:rsid w:val="00051565"/>
    <w:rsid w:val="00056E1A"/>
    <w:rsid w:val="000609FD"/>
    <w:rsid w:val="00062C6C"/>
    <w:rsid w:val="000933CD"/>
    <w:rsid w:val="000A09C2"/>
    <w:rsid w:val="000A6D18"/>
    <w:rsid w:val="000A7BDB"/>
    <w:rsid w:val="000D5963"/>
    <w:rsid w:val="00123B56"/>
    <w:rsid w:val="00132E5A"/>
    <w:rsid w:val="001713F2"/>
    <w:rsid w:val="001B106B"/>
    <w:rsid w:val="00230C39"/>
    <w:rsid w:val="002322F1"/>
    <w:rsid w:val="00243C5C"/>
    <w:rsid w:val="00266592"/>
    <w:rsid w:val="002726C0"/>
    <w:rsid w:val="00275C97"/>
    <w:rsid w:val="00291D26"/>
    <w:rsid w:val="00292DE0"/>
    <w:rsid w:val="002B71AF"/>
    <w:rsid w:val="002C172B"/>
    <w:rsid w:val="002D28AC"/>
    <w:rsid w:val="002F0B95"/>
    <w:rsid w:val="00301056"/>
    <w:rsid w:val="00316A75"/>
    <w:rsid w:val="00344A54"/>
    <w:rsid w:val="003553AE"/>
    <w:rsid w:val="0038767D"/>
    <w:rsid w:val="0045661E"/>
    <w:rsid w:val="00482102"/>
    <w:rsid w:val="00486ABF"/>
    <w:rsid w:val="004A147F"/>
    <w:rsid w:val="004B3204"/>
    <w:rsid w:val="004F2411"/>
    <w:rsid w:val="004F2806"/>
    <w:rsid w:val="00505A41"/>
    <w:rsid w:val="00507311"/>
    <w:rsid w:val="00516550"/>
    <w:rsid w:val="00563D89"/>
    <w:rsid w:val="005645A4"/>
    <w:rsid w:val="00570264"/>
    <w:rsid w:val="005861DC"/>
    <w:rsid w:val="005874BA"/>
    <w:rsid w:val="005D2582"/>
    <w:rsid w:val="00662F57"/>
    <w:rsid w:val="00667CBC"/>
    <w:rsid w:val="00671D41"/>
    <w:rsid w:val="006A572A"/>
    <w:rsid w:val="006B44AD"/>
    <w:rsid w:val="006B5B82"/>
    <w:rsid w:val="006B703D"/>
    <w:rsid w:val="006D0203"/>
    <w:rsid w:val="006E091F"/>
    <w:rsid w:val="007219E8"/>
    <w:rsid w:val="0076008F"/>
    <w:rsid w:val="007A008F"/>
    <w:rsid w:val="007A5ED5"/>
    <w:rsid w:val="007B4945"/>
    <w:rsid w:val="007C0A46"/>
    <w:rsid w:val="008473BC"/>
    <w:rsid w:val="00851CB7"/>
    <w:rsid w:val="00866455"/>
    <w:rsid w:val="0087246B"/>
    <w:rsid w:val="00881776"/>
    <w:rsid w:val="00896509"/>
    <w:rsid w:val="008A0069"/>
    <w:rsid w:val="008D37E3"/>
    <w:rsid w:val="008E049F"/>
    <w:rsid w:val="008E16B2"/>
    <w:rsid w:val="009042C8"/>
    <w:rsid w:val="0098096B"/>
    <w:rsid w:val="009875E7"/>
    <w:rsid w:val="0099046B"/>
    <w:rsid w:val="009B5EB6"/>
    <w:rsid w:val="009D3924"/>
    <w:rsid w:val="009E5072"/>
    <w:rsid w:val="00A0010B"/>
    <w:rsid w:val="00A3552B"/>
    <w:rsid w:val="00AC29AB"/>
    <w:rsid w:val="00AD7D5A"/>
    <w:rsid w:val="00AE4F84"/>
    <w:rsid w:val="00BC7727"/>
    <w:rsid w:val="00BE122B"/>
    <w:rsid w:val="00C35D9E"/>
    <w:rsid w:val="00C57273"/>
    <w:rsid w:val="00C72BE7"/>
    <w:rsid w:val="00CB13B5"/>
    <w:rsid w:val="00CC30C0"/>
    <w:rsid w:val="00CD60B5"/>
    <w:rsid w:val="00D17396"/>
    <w:rsid w:val="00D63211"/>
    <w:rsid w:val="00D71DCC"/>
    <w:rsid w:val="00D73679"/>
    <w:rsid w:val="00D871B2"/>
    <w:rsid w:val="00DC5889"/>
    <w:rsid w:val="00DD2ACD"/>
    <w:rsid w:val="00DE201C"/>
    <w:rsid w:val="00DF3DFA"/>
    <w:rsid w:val="00E1244B"/>
    <w:rsid w:val="00E20FE2"/>
    <w:rsid w:val="00E4210C"/>
    <w:rsid w:val="00E46C24"/>
    <w:rsid w:val="00E93E71"/>
    <w:rsid w:val="00E970AF"/>
    <w:rsid w:val="00EB2B4D"/>
    <w:rsid w:val="00EC7ED4"/>
    <w:rsid w:val="00ED2D55"/>
    <w:rsid w:val="00EF29A2"/>
    <w:rsid w:val="00F1517B"/>
    <w:rsid w:val="00F16EA6"/>
    <w:rsid w:val="00F45EB4"/>
    <w:rsid w:val="00F53320"/>
    <w:rsid w:val="00F54E44"/>
    <w:rsid w:val="00F56E13"/>
    <w:rsid w:val="00F77B10"/>
    <w:rsid w:val="00F80D01"/>
    <w:rsid w:val="00F84237"/>
    <w:rsid w:val="00F9479E"/>
    <w:rsid w:val="00F969C7"/>
    <w:rsid w:val="00FA01AE"/>
    <w:rsid w:val="00FB1012"/>
    <w:rsid w:val="00FC3F33"/>
    <w:rsid w:val="00FC7105"/>
    <w:rsid w:val="00FC74A4"/>
    <w:rsid w:val="00FE0659"/>
    <w:rsid w:val="00FE4F62"/>
    <w:rsid w:val="00F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0C2771E-D5E5-4DC8-AA64-A0F21B232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6455"/>
    <w:rPr>
      <w:color w:val="00000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semiHidden/>
    <w:qFormat/>
    <w:rsid w:val="00783DB7"/>
    <w:rPr>
      <w:vertAlign w:val="superscript"/>
    </w:rPr>
  </w:style>
  <w:style w:type="character" w:styleId="PageNumber">
    <w:name w:val="page number"/>
    <w:basedOn w:val="DefaultParagraphFont"/>
    <w:qFormat/>
    <w:rsid w:val="00CD3E9F"/>
  </w:style>
  <w:style w:type="character" w:customStyle="1" w:styleId="-">
    <w:name w:val="Интернет-ссылка"/>
    <w:basedOn w:val="DefaultParagraphFont"/>
    <w:rsid w:val="0015002C"/>
    <w:rPr>
      <w:color w:val="0000FF"/>
      <w:u w:val="single"/>
    </w:rPr>
  </w:style>
  <w:style w:type="character" w:customStyle="1" w:styleId="ListLabel1">
    <w:name w:val="ListLabel 1"/>
    <w:qFormat/>
    <w:rsid w:val="00AD7D5A"/>
    <w:rPr>
      <w:b/>
      <w:sz w:val="18"/>
    </w:rPr>
  </w:style>
  <w:style w:type="character" w:customStyle="1" w:styleId="a">
    <w:name w:val="Символ сноски"/>
    <w:qFormat/>
    <w:rsid w:val="00AD7D5A"/>
  </w:style>
  <w:style w:type="character" w:customStyle="1" w:styleId="a0">
    <w:name w:val="Привязка сноски"/>
    <w:rsid w:val="00AD7D5A"/>
    <w:rPr>
      <w:vertAlign w:val="superscript"/>
    </w:rPr>
  </w:style>
  <w:style w:type="character" w:customStyle="1" w:styleId="a1">
    <w:name w:val="Выделение жирным"/>
    <w:qFormat/>
    <w:rsid w:val="00AD7D5A"/>
    <w:rPr>
      <w:b/>
      <w:bCs/>
    </w:rPr>
  </w:style>
  <w:style w:type="character" w:customStyle="1" w:styleId="a2">
    <w:name w:val="Привязка концевой сноски"/>
    <w:rsid w:val="00AD7D5A"/>
    <w:rPr>
      <w:vertAlign w:val="superscript"/>
    </w:rPr>
  </w:style>
  <w:style w:type="character" w:customStyle="1" w:styleId="a3">
    <w:name w:val="Символы концевой сноски"/>
    <w:qFormat/>
    <w:rsid w:val="00AD7D5A"/>
  </w:style>
  <w:style w:type="character" w:customStyle="1" w:styleId="ListLabel2">
    <w:name w:val="ListLabel 2"/>
    <w:qFormat/>
    <w:rsid w:val="00AD7D5A"/>
    <w:rPr>
      <w:b/>
      <w:sz w:val="18"/>
    </w:rPr>
  </w:style>
  <w:style w:type="paragraph" w:customStyle="1" w:styleId="a4">
    <w:name w:val="Заголовок"/>
    <w:basedOn w:val="Normal"/>
    <w:next w:val="BodyText"/>
    <w:qFormat/>
    <w:rsid w:val="00AD7D5A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sid w:val="00AD7D5A"/>
    <w:pPr>
      <w:spacing w:after="140" w:line="288" w:lineRule="auto"/>
    </w:pPr>
  </w:style>
  <w:style w:type="paragraph" w:styleId="List">
    <w:name w:val="List"/>
    <w:basedOn w:val="BodyText"/>
    <w:rsid w:val="00AD7D5A"/>
    <w:rPr>
      <w:rFonts w:cs="Lucida Sans"/>
    </w:rPr>
  </w:style>
  <w:style w:type="paragraph" w:styleId="Caption">
    <w:name w:val="caption"/>
    <w:basedOn w:val="Normal"/>
    <w:qFormat/>
    <w:rsid w:val="00AD7D5A"/>
    <w:pPr>
      <w:suppressLineNumbers/>
      <w:spacing w:before="120" w:after="120"/>
    </w:pPr>
    <w:rPr>
      <w:rFonts w:cs="Lucida Sans"/>
      <w:i/>
      <w:iCs/>
    </w:rPr>
  </w:style>
  <w:style w:type="paragraph" w:styleId="IndexHeading">
    <w:name w:val="index heading"/>
    <w:basedOn w:val="Normal"/>
    <w:qFormat/>
    <w:rsid w:val="00AD7D5A"/>
    <w:pPr>
      <w:suppressLineNumbers/>
    </w:pPr>
    <w:rPr>
      <w:rFonts w:cs="Lucida Sans"/>
    </w:rPr>
  </w:style>
  <w:style w:type="paragraph" w:styleId="FootnoteText">
    <w:name w:val="footnote text"/>
    <w:basedOn w:val="Normal"/>
    <w:rsid w:val="00AD7D5A"/>
  </w:style>
  <w:style w:type="paragraph" w:styleId="Footer">
    <w:name w:val="footer"/>
    <w:basedOn w:val="Normal"/>
    <w:link w:val="FooterChar"/>
    <w:uiPriority w:val="99"/>
    <w:rsid w:val="00CD3E9F"/>
    <w:pPr>
      <w:tabs>
        <w:tab w:val="center" w:pos="4677"/>
        <w:tab w:val="right" w:pos="9355"/>
      </w:tabs>
    </w:pPr>
  </w:style>
  <w:style w:type="paragraph" w:styleId="Header">
    <w:name w:val="header"/>
    <w:basedOn w:val="Normal"/>
    <w:rsid w:val="00546F5D"/>
    <w:pPr>
      <w:tabs>
        <w:tab w:val="center" w:pos="4677"/>
        <w:tab w:val="right" w:pos="9355"/>
      </w:tabs>
    </w:pPr>
  </w:style>
  <w:style w:type="paragraph" w:customStyle="1" w:styleId="ConsPlusNonformat">
    <w:name w:val="ConsPlusNonformat"/>
    <w:qFormat/>
    <w:rsid w:val="009150DC"/>
    <w:pPr>
      <w:widowControl w:val="0"/>
    </w:pPr>
    <w:rPr>
      <w:rFonts w:ascii="Courier New" w:hAnsi="Courier New" w:cs="Courier New"/>
      <w:color w:val="00000A"/>
      <w:sz w:val="24"/>
    </w:rPr>
  </w:style>
  <w:style w:type="paragraph" w:styleId="ListParagraph">
    <w:name w:val="List Paragraph"/>
    <w:basedOn w:val="Normal"/>
    <w:uiPriority w:val="34"/>
    <w:qFormat/>
    <w:rsid w:val="00142EAD"/>
    <w:pPr>
      <w:ind w:left="720"/>
      <w:contextualSpacing/>
    </w:pPr>
  </w:style>
  <w:style w:type="paragraph" w:customStyle="1" w:styleId="a5">
    <w:name w:val="Содержимое врезки"/>
    <w:basedOn w:val="Normal"/>
    <w:qFormat/>
    <w:rsid w:val="00AD7D5A"/>
  </w:style>
  <w:style w:type="table" w:styleId="TableGrid">
    <w:name w:val="Table Grid"/>
    <w:basedOn w:val="TableNormal"/>
    <w:rsid w:val="00783D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482102"/>
    <w:rPr>
      <w:color w:val="00000A"/>
      <w:sz w:val="24"/>
      <w:szCs w:val="24"/>
    </w:rPr>
  </w:style>
  <w:style w:type="paragraph" w:customStyle="1" w:styleId="ConsNonformat">
    <w:name w:val="ConsNonformat"/>
    <w:rsid w:val="0099046B"/>
    <w:pPr>
      <w:autoSpaceDE w:val="0"/>
      <w:autoSpaceDN w:val="0"/>
      <w:adjustRightInd w:val="0"/>
    </w:pPr>
    <w:rPr>
      <w:rFonts w:ascii="Courier New" w:hAnsi="Courier New" w:cs="Courier New"/>
    </w:rPr>
  </w:style>
  <w:style w:type="paragraph" w:styleId="BalloonText">
    <w:name w:val="Balloon Text"/>
    <w:basedOn w:val="Normal"/>
    <w:link w:val="BalloonTextChar"/>
    <w:semiHidden/>
    <w:unhideWhenUsed/>
    <w:rsid w:val="009042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9042C8"/>
    <w:rPr>
      <w:rFonts w:ascii="Tahoma" w:hAnsi="Tahoma" w:cs="Tahoma"/>
      <w:color w:val="00000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52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23FE9-0644-44EE-B386-3FB49CFA7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Бюллетень заочного голосования № __</vt:lpstr>
    </vt:vector>
  </TitlesOfParts>
  <Company>diakov.net</Company>
  <LinksUpToDate>false</LinksUpToDate>
  <CharactersWithSpaces>4590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Бюллетень заочного голосования № __</dc:title>
  <dc:creator>IlinixAY</dc:creator>
  <cp:lastModifiedBy>Cyril Margorin</cp:lastModifiedBy>
  <cp:revision>5</cp:revision>
  <cp:lastPrinted>2018-08-28T06:09:00Z</cp:lastPrinted>
  <dcterms:created xsi:type="dcterms:W3CDTF">2018-09-16T09:23:00Z</dcterms:created>
  <dcterms:modified xsi:type="dcterms:W3CDTF">2018-10-15T16:05:00Z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