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B2D" w:rsidRPr="0004466D" w:rsidRDefault="00691983" w:rsidP="0069198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466D">
        <w:rPr>
          <w:rFonts w:ascii="Times New Roman" w:hAnsi="Times New Roman" w:cs="Times New Roman"/>
          <w:b/>
          <w:sz w:val="24"/>
          <w:szCs w:val="24"/>
        </w:rPr>
        <w:t>АКТ</w:t>
      </w:r>
    </w:p>
    <w:p w:rsidR="00691983" w:rsidRPr="0004466D" w:rsidRDefault="00691983" w:rsidP="0069198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466D">
        <w:rPr>
          <w:rFonts w:ascii="Times New Roman" w:hAnsi="Times New Roman" w:cs="Times New Roman"/>
          <w:b/>
          <w:sz w:val="24"/>
          <w:szCs w:val="24"/>
        </w:rPr>
        <w:t>о размещении Сообщения о проведении внеочередного общего собрания собственников помещений многоквартирного дома, расположенного по адресу: Московская область, город Королёв, у</w:t>
      </w:r>
      <w:r w:rsidR="00293389">
        <w:rPr>
          <w:rFonts w:ascii="Times New Roman" w:hAnsi="Times New Roman" w:cs="Times New Roman"/>
          <w:b/>
          <w:sz w:val="24"/>
          <w:szCs w:val="24"/>
        </w:rPr>
        <w:t>лица Горького, дом 79, корпус 18</w:t>
      </w:r>
      <w:r w:rsidRPr="0004466D">
        <w:rPr>
          <w:rFonts w:ascii="Times New Roman" w:hAnsi="Times New Roman" w:cs="Times New Roman"/>
          <w:b/>
          <w:sz w:val="24"/>
          <w:szCs w:val="24"/>
        </w:rPr>
        <w:t>, в форме очно-заочного голосования.</w:t>
      </w:r>
    </w:p>
    <w:p w:rsidR="00691983" w:rsidRDefault="00691983" w:rsidP="0069198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1983" w:rsidRPr="0004466D" w:rsidRDefault="00691983" w:rsidP="0069198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983" w:rsidRPr="0004466D" w:rsidRDefault="00691983" w:rsidP="00F02266">
      <w:pPr>
        <w:tabs>
          <w:tab w:val="right" w:pos="9072"/>
        </w:tabs>
        <w:rPr>
          <w:rFonts w:ascii="Times New Roman" w:hAnsi="Times New Roman" w:cs="Times New Roman"/>
          <w:sz w:val="24"/>
          <w:szCs w:val="24"/>
        </w:rPr>
        <w:pPrChange w:id="0" w:author="Cyril Margorin" w:date="2018-10-15T19:01:00Z">
          <w:pPr/>
        </w:pPrChange>
      </w:pPr>
      <w:r w:rsidRPr="0004466D">
        <w:rPr>
          <w:rFonts w:ascii="Times New Roman" w:hAnsi="Times New Roman" w:cs="Times New Roman"/>
          <w:sz w:val="24"/>
          <w:szCs w:val="24"/>
        </w:rPr>
        <w:t xml:space="preserve">город </w:t>
      </w:r>
      <w:del w:id="1" w:author="Cyril Margorin" w:date="2018-10-15T19:00:00Z">
        <w:r w:rsidRPr="0004466D" w:rsidDel="00F02266">
          <w:rPr>
            <w:rFonts w:ascii="Times New Roman" w:hAnsi="Times New Roman" w:cs="Times New Roman"/>
            <w:sz w:val="24"/>
            <w:szCs w:val="24"/>
          </w:rPr>
          <w:delText xml:space="preserve">Королёв                                   </w:delText>
        </w:r>
        <w:r w:rsidR="00135958" w:rsidDel="00F02266">
          <w:rPr>
            <w:rFonts w:ascii="Times New Roman" w:hAnsi="Times New Roman" w:cs="Times New Roman"/>
            <w:sz w:val="24"/>
            <w:szCs w:val="24"/>
          </w:rPr>
          <w:delText xml:space="preserve">                         </w:delText>
        </w:r>
        <w:r w:rsidRPr="0004466D" w:rsidDel="00F02266">
          <w:rPr>
            <w:rFonts w:ascii="Times New Roman" w:hAnsi="Times New Roman" w:cs="Times New Roman"/>
            <w:sz w:val="24"/>
            <w:szCs w:val="24"/>
          </w:rPr>
          <w:delText xml:space="preserve">                               </w:delText>
        </w:r>
      </w:del>
      <w:ins w:id="2" w:author="Cyril Margorin" w:date="2018-10-15T19:00:00Z">
        <w:r w:rsidR="00F02266" w:rsidRPr="0004466D">
          <w:rPr>
            <w:rFonts w:ascii="Times New Roman" w:hAnsi="Times New Roman" w:cs="Times New Roman"/>
            <w:sz w:val="24"/>
            <w:szCs w:val="24"/>
          </w:rPr>
          <w:t>Королёв</w:t>
        </w:r>
      </w:ins>
      <w:bookmarkStart w:id="3" w:name="_GoBack"/>
      <w:bookmarkEnd w:id="3"/>
      <w:del w:id="4" w:author="Cyril Margorin" w:date="2018-10-15T19:02:00Z">
        <w:r w:rsidR="009A3B6A" w:rsidDel="00C506C2">
          <w:rPr>
            <w:rFonts w:ascii="Times New Roman" w:hAnsi="Times New Roman" w:cs="Times New Roman"/>
            <w:sz w:val="24"/>
            <w:szCs w:val="24"/>
          </w:rPr>
          <w:delText>«</w:delText>
        </w:r>
      </w:del>
      <w:ins w:id="5" w:author="Cyril Margorin" w:date="2018-10-15T19:02:00Z">
        <w:r w:rsidR="00C506C2">
          <w:rPr>
            <w:rFonts w:ascii="Times New Roman" w:hAnsi="Times New Roman" w:cs="Times New Roman"/>
            <w:sz w:val="24"/>
            <w:szCs w:val="24"/>
          </w:rPr>
          <w:tab/>
          <w:t xml:space="preserve"> «</w:t>
        </w:r>
      </w:ins>
      <w:r w:rsidR="009A3B6A">
        <w:rPr>
          <w:rFonts w:ascii="Times New Roman" w:hAnsi="Times New Roman" w:cs="Times New Roman"/>
          <w:sz w:val="24"/>
          <w:szCs w:val="24"/>
        </w:rPr>
        <w:t>1</w:t>
      </w:r>
      <w:r w:rsidR="009A3B6A" w:rsidRPr="00DF48EE">
        <w:rPr>
          <w:rFonts w:ascii="Times New Roman" w:hAnsi="Times New Roman" w:cs="Times New Roman"/>
          <w:sz w:val="24"/>
          <w:szCs w:val="24"/>
        </w:rPr>
        <w:t>1</w:t>
      </w:r>
      <w:r w:rsidRPr="0038481E">
        <w:rPr>
          <w:rFonts w:ascii="Times New Roman" w:hAnsi="Times New Roman" w:cs="Times New Roman"/>
          <w:sz w:val="24"/>
          <w:szCs w:val="24"/>
        </w:rPr>
        <w:t>»</w:t>
      </w:r>
      <w:r w:rsidR="009A3B6A">
        <w:rPr>
          <w:rFonts w:ascii="Times New Roman" w:hAnsi="Times New Roman" w:cs="Times New Roman"/>
          <w:sz w:val="24"/>
          <w:szCs w:val="24"/>
        </w:rPr>
        <w:t xml:space="preserve"> ноя</w:t>
      </w:r>
      <w:r w:rsidRPr="0038481E">
        <w:rPr>
          <w:rFonts w:ascii="Times New Roman" w:hAnsi="Times New Roman" w:cs="Times New Roman"/>
          <w:sz w:val="24"/>
          <w:szCs w:val="24"/>
        </w:rPr>
        <w:t>бря 2018 года</w:t>
      </w:r>
    </w:p>
    <w:p w:rsidR="00391745" w:rsidRPr="0004466D" w:rsidRDefault="00391745" w:rsidP="00391745">
      <w:pPr>
        <w:rPr>
          <w:rFonts w:ascii="Times New Roman" w:hAnsi="Times New Roman" w:cs="Times New Roman"/>
          <w:sz w:val="24"/>
          <w:szCs w:val="24"/>
        </w:rPr>
      </w:pPr>
    </w:p>
    <w:p w:rsidR="00691983" w:rsidRPr="0004466D" w:rsidRDefault="00391745" w:rsidP="00391745">
      <w:pPr>
        <w:rPr>
          <w:rFonts w:ascii="Times New Roman" w:hAnsi="Times New Roman" w:cs="Times New Roman"/>
          <w:sz w:val="24"/>
          <w:szCs w:val="24"/>
        </w:rPr>
      </w:pPr>
      <w:r w:rsidRPr="0004466D">
        <w:rPr>
          <w:rFonts w:ascii="Times New Roman" w:hAnsi="Times New Roman" w:cs="Times New Roman"/>
          <w:sz w:val="24"/>
          <w:szCs w:val="24"/>
        </w:rPr>
        <w:tab/>
      </w:r>
      <w:r w:rsidR="00691983" w:rsidRPr="0004466D">
        <w:rPr>
          <w:rFonts w:ascii="Times New Roman" w:hAnsi="Times New Roman" w:cs="Times New Roman"/>
          <w:sz w:val="24"/>
          <w:szCs w:val="24"/>
        </w:rPr>
        <w:t>Настоящим инициаторы собрания собственников помещений в лице:</w:t>
      </w:r>
    </w:p>
    <w:p w:rsidR="00691983" w:rsidRPr="0004466D" w:rsidRDefault="00293389" w:rsidP="00391745">
      <w:pPr>
        <w:pStyle w:val="ListParagraph"/>
        <w:numPr>
          <w:ilvl w:val="0"/>
          <w:numId w:val="1"/>
        </w:numPr>
        <w:spacing w:before="120"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Алимов Анатолий Анатольевич (квартира 18</w:t>
      </w:r>
      <w:r w:rsidR="00691983" w:rsidRPr="0004466D">
        <w:rPr>
          <w:rFonts w:ascii="Times New Roman" w:hAnsi="Times New Roman" w:cs="Times New Roman"/>
          <w:sz w:val="24"/>
          <w:szCs w:val="24"/>
        </w:rPr>
        <w:t>)</w:t>
      </w:r>
    </w:p>
    <w:p w:rsidR="00691983" w:rsidRPr="0004466D" w:rsidRDefault="00293389" w:rsidP="0039174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Толкачев Эдуард Викторович</w:t>
      </w:r>
      <w:r w:rsidR="00691983" w:rsidRPr="0004466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квартира 29</w:t>
      </w:r>
      <w:r w:rsidR="00691983" w:rsidRPr="0004466D">
        <w:rPr>
          <w:rFonts w:ascii="Times New Roman" w:hAnsi="Times New Roman" w:cs="Times New Roman"/>
          <w:sz w:val="24"/>
          <w:szCs w:val="24"/>
        </w:rPr>
        <w:t>)</w:t>
      </w:r>
    </w:p>
    <w:p w:rsidR="00691983" w:rsidRPr="0004466D" w:rsidRDefault="00293389" w:rsidP="0039174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Маргорин Кирилл Олегович</w:t>
      </w:r>
      <w:ins w:id="6" w:author="Cyril Margorin" w:date="2018-10-15T19:01:00Z">
        <w:r w:rsidR="00F02266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>
        <w:rPr>
          <w:rFonts w:ascii="Times New Roman" w:hAnsi="Times New Roman" w:cs="Times New Roman"/>
          <w:sz w:val="24"/>
          <w:szCs w:val="24"/>
        </w:rPr>
        <w:t xml:space="preserve">(квартира </w:t>
      </w:r>
      <w:del w:id="7" w:author="Cyril Margorin" w:date="2018-10-15T18:22:00Z">
        <w:r w:rsidDel="00DF48EE">
          <w:rPr>
            <w:rFonts w:ascii="Times New Roman" w:hAnsi="Times New Roman" w:cs="Times New Roman"/>
            <w:sz w:val="24"/>
            <w:szCs w:val="24"/>
          </w:rPr>
          <w:delText>28</w:delText>
        </w:r>
      </w:del>
      <w:ins w:id="8" w:author="Cyril Margorin" w:date="2018-10-15T18:22:00Z">
        <w:r w:rsidR="00DF48EE">
          <w:rPr>
            <w:rFonts w:ascii="Times New Roman" w:hAnsi="Times New Roman" w:cs="Times New Roman"/>
            <w:sz w:val="24"/>
            <w:szCs w:val="24"/>
          </w:rPr>
          <w:t>27</w:t>
        </w:r>
      </w:ins>
      <w:r w:rsidR="00691983" w:rsidRPr="0004466D">
        <w:rPr>
          <w:rFonts w:ascii="Times New Roman" w:hAnsi="Times New Roman" w:cs="Times New Roman"/>
          <w:sz w:val="24"/>
          <w:szCs w:val="24"/>
        </w:rPr>
        <w:t>)</w:t>
      </w:r>
    </w:p>
    <w:p w:rsidR="00391745" w:rsidRPr="00293389" w:rsidRDefault="00391745" w:rsidP="0029338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91983" w:rsidRPr="0004466D" w:rsidRDefault="00391745" w:rsidP="00391745">
      <w:pPr>
        <w:pStyle w:val="ListParagraph"/>
        <w:spacing w:before="120" w:line="276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04466D">
        <w:rPr>
          <w:rFonts w:ascii="Times New Roman" w:hAnsi="Times New Roman" w:cs="Times New Roman"/>
          <w:sz w:val="24"/>
          <w:szCs w:val="24"/>
        </w:rPr>
        <w:tab/>
      </w:r>
      <w:r w:rsidR="00691983" w:rsidRPr="0004466D">
        <w:rPr>
          <w:rFonts w:ascii="Times New Roman" w:hAnsi="Times New Roman" w:cs="Times New Roman"/>
          <w:sz w:val="24"/>
          <w:szCs w:val="24"/>
        </w:rPr>
        <w:t>Собственники помещений в вышеуказанном доме в лице:</w:t>
      </w:r>
    </w:p>
    <w:p w:rsidR="00691983" w:rsidRPr="0004466D" w:rsidRDefault="000122AE" w:rsidP="00391745">
      <w:pPr>
        <w:pStyle w:val="ListParagraph"/>
        <w:numPr>
          <w:ilvl w:val="0"/>
          <w:numId w:val="2"/>
        </w:numPr>
        <w:spacing w:line="276" w:lineRule="auto"/>
        <w:ind w:left="284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</w:p>
    <w:p w:rsidR="00691983" w:rsidRPr="0004466D" w:rsidRDefault="000122AE" w:rsidP="00391745">
      <w:pPr>
        <w:pStyle w:val="ListParagraph"/>
        <w:numPr>
          <w:ilvl w:val="0"/>
          <w:numId w:val="2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</w:p>
    <w:p w:rsidR="00691983" w:rsidRPr="0004466D" w:rsidRDefault="000122AE" w:rsidP="00391745">
      <w:pPr>
        <w:pStyle w:val="ListParagraph"/>
        <w:numPr>
          <w:ilvl w:val="0"/>
          <w:numId w:val="2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</w:p>
    <w:p w:rsidR="00691983" w:rsidRPr="0004466D" w:rsidRDefault="000122AE" w:rsidP="00391745">
      <w:pPr>
        <w:pStyle w:val="ListParagraph"/>
        <w:numPr>
          <w:ilvl w:val="0"/>
          <w:numId w:val="2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</w:p>
    <w:p w:rsidR="00691983" w:rsidRPr="0004466D" w:rsidRDefault="000122AE" w:rsidP="00391745">
      <w:pPr>
        <w:pStyle w:val="ListParagraph"/>
        <w:numPr>
          <w:ilvl w:val="0"/>
          <w:numId w:val="2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</w:t>
      </w:r>
      <w:r w:rsidR="00293389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691983" w:rsidRPr="0004466D" w:rsidRDefault="00391745" w:rsidP="00461BA7">
      <w:pPr>
        <w:pStyle w:val="ListParagraph"/>
        <w:spacing w:before="12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04466D">
        <w:rPr>
          <w:rFonts w:ascii="Times New Roman" w:hAnsi="Times New Roman" w:cs="Times New Roman"/>
          <w:sz w:val="24"/>
          <w:szCs w:val="24"/>
        </w:rPr>
        <w:tab/>
      </w:r>
      <w:r w:rsidR="009A3B6A">
        <w:rPr>
          <w:rFonts w:ascii="Times New Roman" w:hAnsi="Times New Roman" w:cs="Times New Roman"/>
          <w:sz w:val="24"/>
          <w:szCs w:val="24"/>
        </w:rPr>
        <w:t>фиксируют факт размещения «4</w:t>
      </w:r>
      <w:r w:rsidR="00293389">
        <w:rPr>
          <w:rFonts w:ascii="Times New Roman" w:hAnsi="Times New Roman" w:cs="Times New Roman"/>
          <w:sz w:val="24"/>
          <w:szCs w:val="24"/>
        </w:rPr>
        <w:t xml:space="preserve">» </w:t>
      </w:r>
      <w:r w:rsidR="009A3B6A">
        <w:rPr>
          <w:rFonts w:ascii="Times New Roman" w:hAnsi="Times New Roman" w:cs="Times New Roman"/>
          <w:sz w:val="24"/>
          <w:szCs w:val="24"/>
        </w:rPr>
        <w:t>ноя</w:t>
      </w:r>
      <w:r w:rsidRPr="0004466D">
        <w:rPr>
          <w:rFonts w:ascii="Times New Roman" w:hAnsi="Times New Roman" w:cs="Times New Roman"/>
          <w:sz w:val="24"/>
          <w:szCs w:val="24"/>
        </w:rPr>
        <w:t>бря 2018 года Сообщений о проведении внеочередного общего собрания собственников помещений многоквартирного дома, расположенного по адресу: Московская область, город Королёв, у</w:t>
      </w:r>
      <w:r w:rsidR="00293389">
        <w:rPr>
          <w:rFonts w:ascii="Times New Roman" w:hAnsi="Times New Roman" w:cs="Times New Roman"/>
          <w:sz w:val="24"/>
          <w:szCs w:val="24"/>
        </w:rPr>
        <w:t>лица Горького, дом 79, корпус 18</w:t>
      </w:r>
      <w:r w:rsidRPr="0004466D">
        <w:rPr>
          <w:rFonts w:ascii="Times New Roman" w:hAnsi="Times New Roman" w:cs="Times New Roman"/>
          <w:sz w:val="24"/>
          <w:szCs w:val="24"/>
        </w:rPr>
        <w:t>, в форме очно-заочного голосования путем размещения Сообщения (приложение №1) на информационных стендах первых этажей холлов МКД, а также на входных дверях подъезд</w:t>
      </w:r>
      <w:r w:rsidR="00614742">
        <w:rPr>
          <w:rFonts w:ascii="Times New Roman" w:hAnsi="Times New Roman" w:cs="Times New Roman"/>
          <w:sz w:val="24"/>
          <w:szCs w:val="24"/>
        </w:rPr>
        <w:t>ов</w:t>
      </w:r>
      <w:r w:rsidR="00293389">
        <w:rPr>
          <w:rFonts w:ascii="Times New Roman" w:hAnsi="Times New Roman" w:cs="Times New Roman"/>
          <w:sz w:val="24"/>
          <w:szCs w:val="24"/>
        </w:rPr>
        <w:t xml:space="preserve"> №1, №2.</w:t>
      </w:r>
    </w:p>
    <w:p w:rsidR="00391745" w:rsidRPr="0004466D" w:rsidRDefault="00293389" w:rsidP="00461BA7">
      <w:pPr>
        <w:pStyle w:val="ListParagraph"/>
        <w:spacing w:before="12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Размещены 4 (четыре) Сообщения</w:t>
      </w:r>
      <w:r w:rsidR="00391745" w:rsidRPr="0004466D">
        <w:rPr>
          <w:rFonts w:ascii="Times New Roman" w:hAnsi="Times New Roman" w:cs="Times New Roman"/>
          <w:sz w:val="24"/>
          <w:szCs w:val="24"/>
        </w:rPr>
        <w:t xml:space="preserve"> о проведении внеочередного общего собрания собственников помещений многоквартирного дома в форме очно-заочног</w:t>
      </w:r>
      <w:r w:rsidR="009A3B6A">
        <w:rPr>
          <w:rFonts w:ascii="Times New Roman" w:hAnsi="Times New Roman" w:cs="Times New Roman"/>
          <w:sz w:val="24"/>
          <w:szCs w:val="24"/>
        </w:rPr>
        <w:t>о голосования, проводимого с «11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="009A3B6A">
        <w:rPr>
          <w:rFonts w:ascii="Times New Roman" w:hAnsi="Times New Roman" w:cs="Times New Roman"/>
          <w:sz w:val="24"/>
          <w:szCs w:val="24"/>
        </w:rPr>
        <w:t>ноя</w:t>
      </w:r>
      <w:r>
        <w:rPr>
          <w:rFonts w:ascii="Times New Roman" w:hAnsi="Times New Roman" w:cs="Times New Roman"/>
          <w:sz w:val="24"/>
          <w:szCs w:val="24"/>
        </w:rPr>
        <w:t>бря 2018</w:t>
      </w:r>
      <w:r w:rsidR="009A3B6A">
        <w:rPr>
          <w:rFonts w:ascii="Times New Roman" w:hAnsi="Times New Roman" w:cs="Times New Roman"/>
          <w:sz w:val="24"/>
          <w:szCs w:val="24"/>
        </w:rPr>
        <w:t xml:space="preserve"> года по «18</w:t>
      </w:r>
      <w:r>
        <w:rPr>
          <w:rFonts w:ascii="Times New Roman" w:hAnsi="Times New Roman" w:cs="Times New Roman"/>
          <w:sz w:val="24"/>
          <w:szCs w:val="24"/>
        </w:rPr>
        <w:t>» но</w:t>
      </w:r>
      <w:r w:rsidR="00391745" w:rsidRPr="0004466D">
        <w:rPr>
          <w:rFonts w:ascii="Times New Roman" w:hAnsi="Times New Roman" w:cs="Times New Roman"/>
          <w:sz w:val="24"/>
          <w:szCs w:val="24"/>
        </w:rPr>
        <w:t>ября 2018 года.</w:t>
      </w:r>
    </w:p>
    <w:p w:rsidR="00391745" w:rsidRPr="0004466D" w:rsidRDefault="00391745" w:rsidP="00461BA7">
      <w:pPr>
        <w:pStyle w:val="ListParagraph"/>
        <w:spacing w:before="12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04466D">
        <w:rPr>
          <w:rFonts w:ascii="Times New Roman" w:hAnsi="Times New Roman" w:cs="Times New Roman"/>
          <w:sz w:val="24"/>
          <w:szCs w:val="24"/>
        </w:rPr>
        <w:tab/>
        <w:t>При размещении велась фотосъ</w:t>
      </w:r>
      <w:r w:rsidR="00293389">
        <w:rPr>
          <w:rFonts w:ascii="Times New Roman" w:hAnsi="Times New Roman" w:cs="Times New Roman"/>
          <w:sz w:val="24"/>
          <w:szCs w:val="24"/>
        </w:rPr>
        <w:t>емка. Фотоснимки в количестве 4(четырех</w:t>
      </w:r>
      <w:r w:rsidRPr="0004466D">
        <w:rPr>
          <w:rFonts w:ascii="Times New Roman" w:hAnsi="Times New Roman" w:cs="Times New Roman"/>
          <w:sz w:val="24"/>
          <w:szCs w:val="24"/>
        </w:rPr>
        <w:t>) штук прилагаются.</w:t>
      </w:r>
    </w:p>
    <w:p w:rsidR="00461BA7" w:rsidRDefault="00461BA7" w:rsidP="00461BA7">
      <w:pPr>
        <w:pStyle w:val="ListParagraph"/>
        <w:spacing w:before="120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p w:rsidR="00391745" w:rsidRPr="00461BA7" w:rsidRDefault="00391745" w:rsidP="00461BA7">
      <w:pPr>
        <w:pStyle w:val="ListParagraph"/>
        <w:spacing w:before="120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461BA7">
        <w:rPr>
          <w:rFonts w:ascii="Times New Roman" w:hAnsi="Times New Roman" w:cs="Times New Roman"/>
          <w:b/>
          <w:sz w:val="24"/>
          <w:szCs w:val="24"/>
        </w:rPr>
        <w:t>Приложение:</w:t>
      </w:r>
    </w:p>
    <w:p w:rsidR="00391745" w:rsidRPr="0004466D" w:rsidRDefault="00391745" w:rsidP="00461BA7">
      <w:pPr>
        <w:pStyle w:val="ListParagraph"/>
        <w:spacing w:before="12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04466D">
        <w:rPr>
          <w:rFonts w:ascii="Times New Roman" w:hAnsi="Times New Roman" w:cs="Times New Roman"/>
          <w:sz w:val="24"/>
          <w:szCs w:val="24"/>
        </w:rPr>
        <w:t>1.Сообщение о проведении внеочередного общего собрания собственников в очно-заочной форме на 2 страницах.</w:t>
      </w:r>
    </w:p>
    <w:p w:rsidR="00391745" w:rsidRPr="0004466D" w:rsidRDefault="00293389" w:rsidP="00461BA7">
      <w:pPr>
        <w:pStyle w:val="ListParagraph"/>
        <w:spacing w:before="12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Фотоснимки в количестве 4 (четырех</w:t>
      </w:r>
      <w:r w:rsidR="00391745" w:rsidRPr="0004466D">
        <w:rPr>
          <w:rFonts w:ascii="Times New Roman" w:hAnsi="Times New Roman" w:cs="Times New Roman"/>
          <w:sz w:val="24"/>
          <w:szCs w:val="24"/>
        </w:rPr>
        <w:t>) штук.</w:t>
      </w:r>
    </w:p>
    <w:p w:rsidR="00691983" w:rsidRDefault="00691983" w:rsidP="006919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1BA7" w:rsidRDefault="00461BA7" w:rsidP="0069198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2126"/>
        <w:gridCol w:w="567"/>
        <w:gridCol w:w="2551"/>
        <w:gridCol w:w="347"/>
        <w:gridCol w:w="1745"/>
      </w:tblGrid>
      <w:tr w:rsidR="00C500CC" w:rsidTr="00C500CC">
        <w:tc>
          <w:tcPr>
            <w:tcW w:w="4361" w:type="dxa"/>
            <w:gridSpan w:val="2"/>
          </w:tcPr>
          <w:p w:rsidR="00C500CC" w:rsidRPr="00461BA7" w:rsidRDefault="00C500CC" w:rsidP="00044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1BA7">
              <w:rPr>
                <w:rFonts w:ascii="Times New Roman" w:hAnsi="Times New Roman" w:cs="Times New Roman"/>
                <w:b/>
                <w:sz w:val="24"/>
                <w:szCs w:val="24"/>
              </w:rPr>
              <w:t>Инициаторы:</w:t>
            </w:r>
          </w:p>
        </w:tc>
        <w:tc>
          <w:tcPr>
            <w:tcW w:w="567" w:type="dxa"/>
          </w:tcPr>
          <w:p w:rsidR="00C500CC" w:rsidRPr="00461BA7" w:rsidRDefault="00C500CC" w:rsidP="00044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43" w:type="dxa"/>
            <w:gridSpan w:val="3"/>
          </w:tcPr>
          <w:p w:rsidR="00C500CC" w:rsidRPr="00461BA7" w:rsidRDefault="00C500CC" w:rsidP="00044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1BA7">
              <w:rPr>
                <w:rFonts w:ascii="Times New Roman" w:hAnsi="Times New Roman" w:cs="Times New Roman"/>
                <w:b/>
                <w:sz w:val="24"/>
                <w:szCs w:val="24"/>
              </w:rPr>
              <w:t>Собственники:</w:t>
            </w:r>
          </w:p>
        </w:tc>
      </w:tr>
      <w:tr w:rsidR="00C500CC" w:rsidTr="00C500CC">
        <w:tc>
          <w:tcPr>
            <w:tcW w:w="2235" w:type="dxa"/>
            <w:vAlign w:val="bottom"/>
          </w:tcPr>
          <w:p w:rsidR="00C500CC" w:rsidRPr="0004466D" w:rsidRDefault="00293389" w:rsidP="00C500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Алимов А</w:t>
            </w:r>
            <w:r w:rsidR="00C500CC" w:rsidRPr="0004466D">
              <w:rPr>
                <w:rFonts w:ascii="Times New Roman" w:hAnsi="Times New Roman" w:cs="Times New Roman"/>
                <w:sz w:val="24"/>
                <w:szCs w:val="24"/>
              </w:rPr>
              <w:t>.А.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500CC" w:rsidRPr="00C500CC" w:rsidRDefault="00C500CC" w:rsidP="006919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C500CC" w:rsidRPr="0004466D" w:rsidRDefault="00C500CC" w:rsidP="000446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500CC" w:rsidRPr="0004466D" w:rsidRDefault="00C500CC" w:rsidP="00044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" w:type="dxa"/>
          </w:tcPr>
          <w:p w:rsidR="00C500CC" w:rsidRPr="0004466D" w:rsidRDefault="00C500CC" w:rsidP="000446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  <w:tcBorders>
              <w:bottom w:val="single" w:sz="4" w:space="0" w:color="auto"/>
            </w:tcBorders>
          </w:tcPr>
          <w:p w:rsidR="00C500CC" w:rsidRPr="0004466D" w:rsidRDefault="00C500CC" w:rsidP="00044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0CC" w:rsidTr="00C500CC">
        <w:tc>
          <w:tcPr>
            <w:tcW w:w="2235" w:type="dxa"/>
            <w:vAlign w:val="bottom"/>
          </w:tcPr>
          <w:p w:rsidR="00C500CC" w:rsidRPr="0004466D" w:rsidRDefault="00293389" w:rsidP="00C500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Толкачев Э.В</w:t>
            </w:r>
            <w:r w:rsidR="00C500CC" w:rsidRPr="000446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00CC" w:rsidRPr="00C500CC" w:rsidRDefault="00C500CC" w:rsidP="006919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C500CC" w:rsidRPr="0004466D" w:rsidRDefault="00C500CC" w:rsidP="000446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00CC" w:rsidRPr="0004466D" w:rsidRDefault="00C500CC" w:rsidP="00044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" w:type="dxa"/>
          </w:tcPr>
          <w:p w:rsidR="00C500CC" w:rsidRPr="0004466D" w:rsidRDefault="00C500CC" w:rsidP="000446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  <w:tcBorders>
              <w:top w:val="single" w:sz="4" w:space="0" w:color="auto"/>
              <w:bottom w:val="single" w:sz="4" w:space="0" w:color="auto"/>
            </w:tcBorders>
          </w:tcPr>
          <w:p w:rsidR="00C500CC" w:rsidRPr="0004466D" w:rsidRDefault="00C500CC" w:rsidP="00044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0CC" w:rsidTr="00C500CC">
        <w:tc>
          <w:tcPr>
            <w:tcW w:w="2235" w:type="dxa"/>
            <w:vAlign w:val="bottom"/>
          </w:tcPr>
          <w:p w:rsidR="00C500CC" w:rsidRPr="0004466D" w:rsidRDefault="00293389" w:rsidP="00C500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Маргорин К.О</w:t>
            </w:r>
            <w:r w:rsidR="00C500CC" w:rsidRPr="000446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00CC" w:rsidRPr="00C500CC" w:rsidRDefault="00C500CC" w:rsidP="006919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C500CC" w:rsidRPr="0004466D" w:rsidRDefault="00C500CC" w:rsidP="000446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00CC" w:rsidRPr="0004466D" w:rsidRDefault="00C500CC" w:rsidP="00044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" w:type="dxa"/>
          </w:tcPr>
          <w:p w:rsidR="00C500CC" w:rsidRPr="0004466D" w:rsidRDefault="00C500CC" w:rsidP="000446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  <w:tcBorders>
              <w:top w:val="single" w:sz="4" w:space="0" w:color="auto"/>
              <w:bottom w:val="single" w:sz="4" w:space="0" w:color="auto"/>
            </w:tcBorders>
          </w:tcPr>
          <w:p w:rsidR="00C500CC" w:rsidRPr="0004466D" w:rsidRDefault="00C500CC" w:rsidP="00044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0CC" w:rsidTr="00C500CC">
        <w:tc>
          <w:tcPr>
            <w:tcW w:w="2235" w:type="dxa"/>
            <w:vAlign w:val="bottom"/>
          </w:tcPr>
          <w:p w:rsidR="00C500CC" w:rsidRPr="0004466D" w:rsidRDefault="00C500CC" w:rsidP="00C500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00CC" w:rsidRPr="00C500CC" w:rsidRDefault="00C500CC" w:rsidP="006919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C500CC" w:rsidRPr="0004466D" w:rsidRDefault="00C500CC" w:rsidP="000446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00CC" w:rsidRPr="0004466D" w:rsidRDefault="00C500CC" w:rsidP="00044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" w:type="dxa"/>
          </w:tcPr>
          <w:p w:rsidR="00C500CC" w:rsidRPr="0004466D" w:rsidRDefault="00C500CC" w:rsidP="000446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  <w:tcBorders>
              <w:top w:val="single" w:sz="4" w:space="0" w:color="auto"/>
              <w:bottom w:val="single" w:sz="4" w:space="0" w:color="auto"/>
            </w:tcBorders>
          </w:tcPr>
          <w:p w:rsidR="00C500CC" w:rsidRPr="0004466D" w:rsidRDefault="00C500CC" w:rsidP="00044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0CC" w:rsidTr="00C500CC">
        <w:tc>
          <w:tcPr>
            <w:tcW w:w="4361" w:type="dxa"/>
            <w:gridSpan w:val="2"/>
          </w:tcPr>
          <w:p w:rsidR="00C500CC" w:rsidRPr="0004466D" w:rsidRDefault="00C500CC" w:rsidP="006919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C500CC" w:rsidRPr="0004466D" w:rsidRDefault="00C500CC" w:rsidP="000446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00CC" w:rsidRPr="0004466D" w:rsidRDefault="00C500CC" w:rsidP="00044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" w:type="dxa"/>
          </w:tcPr>
          <w:p w:rsidR="00C500CC" w:rsidRPr="0004466D" w:rsidRDefault="00C500CC" w:rsidP="000446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  <w:tcBorders>
              <w:top w:val="single" w:sz="4" w:space="0" w:color="auto"/>
              <w:bottom w:val="single" w:sz="4" w:space="0" w:color="auto"/>
            </w:tcBorders>
          </w:tcPr>
          <w:p w:rsidR="00C500CC" w:rsidRPr="00B52081" w:rsidRDefault="00C500CC" w:rsidP="000446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4466D" w:rsidRPr="00691983" w:rsidRDefault="0004466D" w:rsidP="009E6EF7">
      <w:pPr>
        <w:rPr>
          <w:rFonts w:ascii="Times New Roman" w:hAnsi="Times New Roman" w:cs="Times New Roman"/>
          <w:sz w:val="28"/>
          <w:szCs w:val="28"/>
        </w:rPr>
      </w:pPr>
    </w:p>
    <w:sectPr w:rsidR="0004466D" w:rsidRPr="00691983" w:rsidSect="00AF2B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63D0" w:rsidRDefault="004B63D0" w:rsidP="009E6EF7">
      <w:r>
        <w:separator/>
      </w:r>
    </w:p>
  </w:endnote>
  <w:endnote w:type="continuationSeparator" w:id="0">
    <w:p w:rsidR="004B63D0" w:rsidRDefault="004B63D0" w:rsidP="009E6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63D0" w:rsidRDefault="004B63D0" w:rsidP="009E6EF7">
      <w:r>
        <w:separator/>
      </w:r>
    </w:p>
  </w:footnote>
  <w:footnote w:type="continuationSeparator" w:id="0">
    <w:p w:rsidR="004B63D0" w:rsidRDefault="004B63D0" w:rsidP="009E6E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8D1144"/>
    <w:multiLevelType w:val="hybridMultilevel"/>
    <w:tmpl w:val="BD98175E"/>
    <w:lvl w:ilvl="0" w:tplc="2A3A7D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3B65712"/>
    <w:multiLevelType w:val="hybridMultilevel"/>
    <w:tmpl w:val="BD98175E"/>
    <w:lvl w:ilvl="0" w:tplc="2A3A7D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yril Margorin">
    <w15:presenceInfo w15:providerId="AD" w15:userId="S-1-5-21-489363504-3563589416-716771137-11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1983"/>
    <w:rsid w:val="000122AE"/>
    <w:rsid w:val="0004466D"/>
    <w:rsid w:val="00135958"/>
    <w:rsid w:val="00292D6A"/>
    <w:rsid w:val="00293389"/>
    <w:rsid w:val="0038481E"/>
    <w:rsid w:val="00391745"/>
    <w:rsid w:val="00461BA7"/>
    <w:rsid w:val="004B63D0"/>
    <w:rsid w:val="00590B04"/>
    <w:rsid w:val="00614742"/>
    <w:rsid w:val="00691983"/>
    <w:rsid w:val="009A3B6A"/>
    <w:rsid w:val="009E6EF7"/>
    <w:rsid w:val="00AF2B2D"/>
    <w:rsid w:val="00B52081"/>
    <w:rsid w:val="00B705BD"/>
    <w:rsid w:val="00C500CC"/>
    <w:rsid w:val="00C506C2"/>
    <w:rsid w:val="00C92074"/>
    <w:rsid w:val="00DF48EE"/>
    <w:rsid w:val="00EA179E"/>
    <w:rsid w:val="00F02266"/>
    <w:rsid w:val="00F4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A4A806-81E0-457F-98AA-954FDA030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2B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983"/>
    <w:pPr>
      <w:ind w:left="720"/>
      <w:contextualSpacing/>
    </w:pPr>
  </w:style>
  <w:style w:type="table" w:styleId="TableGrid">
    <w:name w:val="Table Grid"/>
    <w:basedOn w:val="TableNormal"/>
    <w:uiPriority w:val="59"/>
    <w:rsid w:val="0004466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E6EF7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EF7"/>
  </w:style>
  <w:style w:type="paragraph" w:styleId="Footer">
    <w:name w:val="footer"/>
    <w:basedOn w:val="Normal"/>
    <w:link w:val="FooterChar"/>
    <w:uiPriority w:val="99"/>
    <w:unhideWhenUsed/>
    <w:rsid w:val="009E6EF7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6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Cyril Margorin</cp:lastModifiedBy>
  <cp:revision>9</cp:revision>
  <dcterms:created xsi:type="dcterms:W3CDTF">2018-09-16T08:43:00Z</dcterms:created>
  <dcterms:modified xsi:type="dcterms:W3CDTF">2018-10-15T16:02:00Z</dcterms:modified>
</cp:coreProperties>
</file>