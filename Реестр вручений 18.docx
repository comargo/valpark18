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89E" w:rsidRDefault="00815585" w:rsidP="00F24812">
      <w:pPr>
        <w:jc w:val="center"/>
        <w:rPr>
          <w:b/>
          <w:color w:val="000000"/>
          <w:sz w:val="28"/>
          <w:szCs w:val="28"/>
        </w:rPr>
      </w:pPr>
      <w:r w:rsidRPr="00B42EC8">
        <w:rPr>
          <w:b/>
          <w:color w:val="000000"/>
          <w:sz w:val="28"/>
          <w:szCs w:val="28"/>
        </w:rPr>
        <w:t>Реестр вручения сообщений</w:t>
      </w:r>
    </w:p>
    <w:p w:rsidR="00F24812" w:rsidRDefault="00815585" w:rsidP="00F24812">
      <w:pPr>
        <w:jc w:val="center"/>
        <w:rPr>
          <w:b/>
          <w:color w:val="000000"/>
          <w:sz w:val="28"/>
          <w:szCs w:val="28"/>
        </w:rPr>
      </w:pPr>
      <w:r w:rsidRPr="00B42EC8">
        <w:rPr>
          <w:b/>
          <w:color w:val="000000"/>
          <w:sz w:val="28"/>
          <w:szCs w:val="28"/>
        </w:rPr>
        <w:t xml:space="preserve"> о проведении общего собрания собственников помещений в</w:t>
      </w:r>
      <w:r w:rsidR="00B42EC8">
        <w:rPr>
          <w:b/>
          <w:color w:val="000000"/>
          <w:sz w:val="28"/>
          <w:szCs w:val="28"/>
        </w:rPr>
        <w:t xml:space="preserve"> </w:t>
      </w:r>
      <w:r w:rsidRPr="00B42EC8">
        <w:rPr>
          <w:b/>
          <w:color w:val="000000"/>
          <w:sz w:val="28"/>
          <w:szCs w:val="28"/>
        </w:rPr>
        <w:t>многоквартирном доме, расположенном по адресу:</w:t>
      </w:r>
    </w:p>
    <w:p w:rsidR="00815585" w:rsidRDefault="00815585" w:rsidP="00F24812">
      <w:pPr>
        <w:jc w:val="center"/>
        <w:rPr>
          <w:b/>
          <w:color w:val="000000"/>
          <w:sz w:val="28"/>
          <w:szCs w:val="28"/>
        </w:rPr>
      </w:pPr>
      <w:r w:rsidRPr="00B42EC8">
        <w:rPr>
          <w:b/>
          <w:color w:val="000000"/>
          <w:sz w:val="28"/>
          <w:szCs w:val="28"/>
        </w:rPr>
        <w:t xml:space="preserve"> </w:t>
      </w:r>
      <w:r w:rsidR="00B42EC8">
        <w:rPr>
          <w:b/>
          <w:color w:val="000000"/>
          <w:sz w:val="28"/>
          <w:szCs w:val="28"/>
        </w:rPr>
        <w:t>Московская область, город Королёв, у</w:t>
      </w:r>
      <w:r w:rsidR="00977E1C">
        <w:rPr>
          <w:b/>
          <w:color w:val="000000"/>
          <w:sz w:val="28"/>
          <w:szCs w:val="28"/>
        </w:rPr>
        <w:t>лица Горького, дом 79, корпус 18</w:t>
      </w:r>
      <w:r w:rsidR="00B42EC8">
        <w:rPr>
          <w:b/>
          <w:color w:val="000000"/>
          <w:sz w:val="28"/>
          <w:szCs w:val="28"/>
        </w:rPr>
        <w:t xml:space="preserve">, </w:t>
      </w:r>
      <w:r w:rsidRPr="00B42EC8">
        <w:rPr>
          <w:b/>
          <w:color w:val="000000"/>
          <w:sz w:val="28"/>
          <w:szCs w:val="28"/>
        </w:rPr>
        <w:t xml:space="preserve">в </w:t>
      </w:r>
      <w:r w:rsidR="00B42EC8">
        <w:rPr>
          <w:b/>
          <w:color w:val="000000"/>
          <w:sz w:val="28"/>
          <w:szCs w:val="28"/>
        </w:rPr>
        <w:t>форме очно-заочного голосования</w:t>
      </w:r>
      <w:r w:rsidR="0062689E">
        <w:rPr>
          <w:b/>
          <w:color w:val="000000"/>
          <w:sz w:val="28"/>
          <w:szCs w:val="28"/>
        </w:rPr>
        <w:t>.</w:t>
      </w:r>
    </w:p>
    <w:p w:rsidR="00F24812" w:rsidRDefault="00F24812" w:rsidP="00F24812">
      <w:pPr>
        <w:jc w:val="center"/>
        <w:rPr>
          <w:b/>
          <w:color w:val="000000"/>
          <w:sz w:val="28"/>
          <w:szCs w:val="28"/>
        </w:rPr>
      </w:pPr>
    </w:p>
    <w:p w:rsidR="00F24812" w:rsidRPr="00B42EC8" w:rsidRDefault="00F24812" w:rsidP="00F24812">
      <w:pPr>
        <w:jc w:val="center"/>
        <w:rPr>
          <w:b/>
          <w:color w:val="000000"/>
          <w:sz w:val="28"/>
          <w:szCs w:val="28"/>
        </w:rPr>
      </w:pPr>
    </w:p>
    <w:p w:rsidR="00D7354E" w:rsidRDefault="00B42EC8" w:rsidP="0097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ins w:id="1" w:author="Cyril Margorin" w:date="2018-10-15T18:27:00Z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815585" w:rsidRPr="0062689E">
        <w:rPr>
          <w:color w:val="000000"/>
          <w:sz w:val="28"/>
          <w:szCs w:val="28"/>
        </w:rPr>
        <w:t>Сообщени</w:t>
      </w:r>
      <w:r w:rsidR="00F24812">
        <w:rPr>
          <w:color w:val="000000"/>
          <w:sz w:val="28"/>
          <w:szCs w:val="28"/>
        </w:rPr>
        <w:t>я</w:t>
      </w:r>
      <w:r w:rsidR="00815585" w:rsidRPr="0062689E">
        <w:rPr>
          <w:color w:val="000000"/>
          <w:sz w:val="28"/>
          <w:szCs w:val="28"/>
        </w:rPr>
        <w:t xml:space="preserve"> о проведении внеочередного общего собрания</w:t>
      </w:r>
      <w:r w:rsidRPr="0062689E">
        <w:rPr>
          <w:color w:val="000000"/>
          <w:sz w:val="28"/>
          <w:szCs w:val="28"/>
        </w:rPr>
        <w:t xml:space="preserve"> </w:t>
      </w:r>
      <w:r w:rsidR="00815585" w:rsidRPr="0062689E">
        <w:rPr>
          <w:color w:val="000000"/>
          <w:sz w:val="28"/>
          <w:szCs w:val="28"/>
        </w:rPr>
        <w:t>собственников помещений в многоква</w:t>
      </w:r>
      <w:r w:rsidRPr="0062689E">
        <w:rPr>
          <w:color w:val="000000"/>
          <w:sz w:val="28"/>
          <w:szCs w:val="28"/>
        </w:rPr>
        <w:t xml:space="preserve">ртирном доме, расположенном по </w:t>
      </w:r>
      <w:r w:rsidR="00815585" w:rsidRPr="0062689E">
        <w:rPr>
          <w:color w:val="000000"/>
          <w:sz w:val="28"/>
          <w:szCs w:val="28"/>
        </w:rPr>
        <w:t xml:space="preserve">адресу: </w:t>
      </w:r>
      <w:r w:rsidRPr="0062689E">
        <w:rPr>
          <w:color w:val="000000"/>
          <w:sz w:val="28"/>
          <w:szCs w:val="28"/>
        </w:rPr>
        <w:t>Московская область, город Королёв, улица Горького, дом 79, корпус 1</w:t>
      </w:r>
      <w:r w:rsidR="00977E1C">
        <w:rPr>
          <w:color w:val="000000"/>
          <w:sz w:val="28"/>
          <w:szCs w:val="28"/>
        </w:rPr>
        <w:t>8</w:t>
      </w:r>
      <w:r w:rsidRPr="0062689E">
        <w:rPr>
          <w:b/>
          <w:color w:val="000000"/>
          <w:sz w:val="28"/>
          <w:szCs w:val="28"/>
        </w:rPr>
        <w:t xml:space="preserve"> </w:t>
      </w:r>
      <w:r w:rsidR="00815585" w:rsidRPr="0062689E">
        <w:rPr>
          <w:color w:val="000000"/>
          <w:sz w:val="28"/>
          <w:szCs w:val="28"/>
        </w:rPr>
        <w:t xml:space="preserve">в форме </w:t>
      </w:r>
      <w:r w:rsidRPr="0062689E">
        <w:rPr>
          <w:color w:val="000000"/>
          <w:sz w:val="28"/>
          <w:szCs w:val="28"/>
        </w:rPr>
        <w:t>очно-заочного г</w:t>
      </w:r>
      <w:r w:rsidR="00815585" w:rsidRPr="0062689E">
        <w:rPr>
          <w:color w:val="000000"/>
          <w:sz w:val="28"/>
          <w:szCs w:val="28"/>
        </w:rPr>
        <w:t>олосования</w:t>
      </w:r>
      <w:r w:rsidRPr="0062689E">
        <w:rPr>
          <w:color w:val="000000"/>
          <w:sz w:val="28"/>
          <w:szCs w:val="28"/>
        </w:rPr>
        <w:t xml:space="preserve"> </w:t>
      </w:r>
      <w:r w:rsidR="00815585" w:rsidRPr="0062689E">
        <w:rPr>
          <w:color w:val="000000"/>
          <w:sz w:val="28"/>
          <w:szCs w:val="28"/>
        </w:rPr>
        <w:t>посредством передачи</w:t>
      </w:r>
      <w:r w:rsidR="0062689E" w:rsidRPr="0062689E">
        <w:rPr>
          <w:color w:val="000000"/>
          <w:sz w:val="28"/>
          <w:szCs w:val="28"/>
        </w:rPr>
        <w:t xml:space="preserve"> </w:t>
      </w:r>
      <w:r w:rsidR="00815585" w:rsidRPr="0062689E">
        <w:rPr>
          <w:color w:val="000000"/>
          <w:sz w:val="28"/>
          <w:szCs w:val="28"/>
        </w:rPr>
        <w:t>в</w:t>
      </w:r>
      <w:r w:rsidR="0062689E" w:rsidRPr="0062689E">
        <w:rPr>
          <w:color w:val="000000"/>
          <w:sz w:val="28"/>
          <w:szCs w:val="28"/>
        </w:rPr>
        <w:t xml:space="preserve"> </w:t>
      </w:r>
      <w:r w:rsidR="00815585" w:rsidRPr="0062689E">
        <w:rPr>
          <w:color w:val="000000"/>
          <w:sz w:val="28"/>
          <w:szCs w:val="28"/>
        </w:rPr>
        <w:t>письменной</w:t>
      </w:r>
      <w:r w:rsidR="0062689E" w:rsidRPr="0062689E">
        <w:rPr>
          <w:color w:val="000000"/>
          <w:sz w:val="28"/>
          <w:szCs w:val="28"/>
        </w:rPr>
        <w:t xml:space="preserve"> </w:t>
      </w:r>
      <w:r w:rsidR="00815585" w:rsidRPr="0062689E">
        <w:rPr>
          <w:color w:val="000000"/>
          <w:sz w:val="28"/>
          <w:szCs w:val="28"/>
        </w:rPr>
        <w:t>форме</w:t>
      </w:r>
      <w:r w:rsidR="0062689E" w:rsidRPr="0062689E">
        <w:rPr>
          <w:color w:val="000000"/>
          <w:sz w:val="28"/>
          <w:szCs w:val="28"/>
        </w:rPr>
        <w:t xml:space="preserve"> </w:t>
      </w:r>
      <w:r w:rsidR="00815585" w:rsidRPr="0062689E">
        <w:rPr>
          <w:color w:val="000000"/>
          <w:sz w:val="28"/>
          <w:szCs w:val="28"/>
        </w:rPr>
        <w:t>решений</w:t>
      </w:r>
      <w:r w:rsidR="0062689E" w:rsidRPr="0062689E">
        <w:rPr>
          <w:color w:val="000000"/>
          <w:sz w:val="28"/>
          <w:szCs w:val="28"/>
        </w:rPr>
        <w:t xml:space="preserve"> </w:t>
      </w:r>
      <w:r w:rsidR="00815585" w:rsidRPr="0062689E">
        <w:rPr>
          <w:color w:val="000000"/>
          <w:sz w:val="28"/>
          <w:szCs w:val="28"/>
        </w:rPr>
        <w:t>собственников по вопросам, поставленным на голосование, в период с</w:t>
      </w:r>
      <w:r w:rsidR="00B4352E">
        <w:rPr>
          <w:color w:val="000000"/>
          <w:sz w:val="28"/>
          <w:szCs w:val="28"/>
        </w:rPr>
        <w:t xml:space="preserve"> «11» ноября 2018 года по «</w:t>
      </w:r>
      <w:del w:id="2" w:author="Cyril Margorin" w:date="2018-10-17T10:02:00Z">
        <w:r w:rsidR="00B4352E" w:rsidDel="00477BD7">
          <w:rPr>
            <w:color w:val="000000"/>
            <w:sz w:val="28"/>
            <w:szCs w:val="28"/>
          </w:rPr>
          <w:delText>18</w:delText>
        </w:r>
      </w:del>
      <w:ins w:id="3" w:author="Cyril Margorin" w:date="2018-10-17T10:02:00Z">
        <w:r w:rsidR="00477BD7">
          <w:rPr>
            <w:color w:val="000000"/>
            <w:sz w:val="28"/>
            <w:szCs w:val="28"/>
          </w:rPr>
          <w:t>25</w:t>
        </w:r>
      </w:ins>
      <w:r w:rsidR="00977E1C">
        <w:rPr>
          <w:color w:val="000000"/>
          <w:sz w:val="28"/>
          <w:szCs w:val="28"/>
        </w:rPr>
        <w:t>» но</w:t>
      </w:r>
      <w:r w:rsidR="0062689E" w:rsidRPr="0062689E">
        <w:rPr>
          <w:color w:val="000000"/>
          <w:sz w:val="28"/>
          <w:szCs w:val="28"/>
        </w:rPr>
        <w:t>ября 2018 года</w:t>
      </w:r>
      <w:r w:rsidR="00815585" w:rsidRPr="0062689E">
        <w:rPr>
          <w:color w:val="000000"/>
          <w:sz w:val="28"/>
          <w:szCs w:val="28"/>
        </w:rPr>
        <w:t xml:space="preserve"> по инициативе собственник</w:t>
      </w:r>
      <w:r w:rsidR="0062689E" w:rsidRPr="0062689E">
        <w:rPr>
          <w:color w:val="000000"/>
          <w:sz w:val="28"/>
          <w:szCs w:val="28"/>
        </w:rPr>
        <w:t>ов</w:t>
      </w:r>
      <w:r w:rsidR="00815585" w:rsidRPr="0062689E">
        <w:rPr>
          <w:color w:val="000000"/>
          <w:sz w:val="28"/>
          <w:szCs w:val="28"/>
        </w:rPr>
        <w:t xml:space="preserve"> </w:t>
      </w:r>
      <w:r w:rsidR="0062689E" w:rsidRPr="0062689E">
        <w:rPr>
          <w:color w:val="000000"/>
          <w:sz w:val="28"/>
          <w:szCs w:val="28"/>
        </w:rPr>
        <w:t xml:space="preserve">помещений: </w:t>
      </w:r>
    </w:p>
    <w:p w:rsidR="00977E1C" w:rsidRPr="00D7354E" w:rsidRDefault="00977E1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8"/>
          <w:szCs w:val="28"/>
          <w:rPrChange w:id="4" w:author="Cyril Margorin" w:date="2018-10-15T18:27:00Z">
            <w:rPr/>
          </w:rPrChange>
        </w:rPr>
        <w:pPrChange w:id="5" w:author="Cyril Margorin" w:date="2018-10-15T18:27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360" w:lineRule="auto"/>
          </w:pPr>
        </w:pPrChange>
      </w:pPr>
      <w:r w:rsidRPr="00D7354E">
        <w:rPr>
          <w:sz w:val="28"/>
          <w:szCs w:val="28"/>
          <w:rPrChange w:id="6" w:author="Cyril Margorin" w:date="2018-10-15T18:27:00Z">
            <w:rPr/>
          </w:rPrChange>
        </w:rPr>
        <w:t>Алимова Анатолия Анатольевича (кв.18)</w:t>
      </w:r>
    </w:p>
    <w:p w:rsidR="00977E1C" w:rsidRPr="00D7354E" w:rsidRDefault="00977E1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8"/>
          <w:szCs w:val="28"/>
          <w:rPrChange w:id="7" w:author="Cyril Margorin" w:date="2018-10-15T18:27:00Z">
            <w:rPr/>
          </w:rPrChange>
        </w:rPr>
        <w:pPrChange w:id="8" w:author="Cyril Margorin" w:date="2018-10-15T18:27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360" w:lineRule="auto"/>
          </w:pPr>
        </w:pPrChange>
      </w:pPr>
      <w:r w:rsidRPr="00D7354E">
        <w:rPr>
          <w:sz w:val="28"/>
          <w:szCs w:val="28"/>
          <w:rPrChange w:id="9" w:author="Cyril Margorin" w:date="2018-10-15T18:27:00Z">
            <w:rPr/>
          </w:rPrChange>
        </w:rPr>
        <w:t>Толкачева Эдуарда Викторовича (кв. 29)</w:t>
      </w:r>
    </w:p>
    <w:p w:rsidR="00D7354E" w:rsidRPr="00D7354E" w:rsidRDefault="00977E1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ins w:id="10" w:author="Cyril Margorin" w:date="2018-10-15T18:27:00Z"/>
          <w:sz w:val="28"/>
          <w:szCs w:val="28"/>
          <w:rPrChange w:id="11" w:author="Cyril Margorin" w:date="2018-10-15T18:27:00Z">
            <w:rPr>
              <w:ins w:id="12" w:author="Cyril Margorin" w:date="2018-10-15T18:27:00Z"/>
            </w:rPr>
          </w:rPrChange>
        </w:rPr>
        <w:pPrChange w:id="13" w:author="Cyril Margorin" w:date="2018-10-15T18:27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360" w:lineRule="auto"/>
          </w:pPr>
        </w:pPrChange>
      </w:pPr>
      <w:r w:rsidRPr="00D7354E">
        <w:rPr>
          <w:sz w:val="28"/>
          <w:szCs w:val="28"/>
          <w:rPrChange w:id="14" w:author="Cyril Margorin" w:date="2018-10-15T18:27:00Z">
            <w:rPr/>
          </w:rPrChange>
        </w:rPr>
        <w:t xml:space="preserve">Маргорина Кирилла Олеговича (кв. </w:t>
      </w:r>
      <w:del w:id="15" w:author="Cyril Margorin" w:date="2018-10-15T19:06:00Z">
        <w:r w:rsidRPr="00D7354E" w:rsidDel="002362C4">
          <w:rPr>
            <w:sz w:val="28"/>
            <w:szCs w:val="28"/>
            <w:rPrChange w:id="16" w:author="Cyril Margorin" w:date="2018-10-15T18:27:00Z">
              <w:rPr/>
            </w:rPrChange>
          </w:rPr>
          <w:delText>28</w:delText>
        </w:r>
      </w:del>
      <w:ins w:id="17" w:author="Cyril Margorin" w:date="2018-10-15T19:06:00Z">
        <w:r w:rsidR="002362C4" w:rsidRPr="00D7354E">
          <w:rPr>
            <w:sz w:val="28"/>
            <w:szCs w:val="28"/>
            <w:rPrChange w:id="18" w:author="Cyril Margorin" w:date="2018-10-15T18:27:00Z">
              <w:rPr/>
            </w:rPrChange>
          </w:rPr>
          <w:t>2</w:t>
        </w:r>
        <w:r w:rsidR="002362C4">
          <w:rPr>
            <w:sz w:val="28"/>
            <w:szCs w:val="28"/>
          </w:rPr>
          <w:t>7</w:t>
        </w:r>
      </w:ins>
      <w:r w:rsidRPr="00D7354E">
        <w:rPr>
          <w:sz w:val="28"/>
          <w:szCs w:val="28"/>
          <w:rPrChange w:id="19" w:author="Cyril Margorin" w:date="2018-10-15T18:27:00Z">
            <w:rPr/>
          </w:rPrChange>
        </w:rPr>
        <w:t>)</w:t>
      </w:r>
      <w:r w:rsidR="00063820" w:rsidRPr="00D7354E">
        <w:rPr>
          <w:sz w:val="28"/>
          <w:szCs w:val="28"/>
          <w:rPrChange w:id="20" w:author="Cyril Margorin" w:date="2018-10-15T18:27:00Z">
            <w:rPr/>
          </w:rPrChange>
        </w:rPr>
        <w:t xml:space="preserve"> </w:t>
      </w:r>
    </w:p>
    <w:p w:rsidR="00D7354E" w:rsidRDefault="00815585" w:rsidP="0097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ins w:id="21" w:author="Cyril Margorin" w:date="2018-10-15T18:27:00Z"/>
          <w:sz w:val="28"/>
          <w:szCs w:val="28"/>
        </w:rPr>
      </w:pPr>
      <w:r w:rsidRPr="0062689E">
        <w:rPr>
          <w:color w:val="000000"/>
          <w:sz w:val="28"/>
          <w:szCs w:val="28"/>
        </w:rPr>
        <w:t>вручены</w:t>
      </w:r>
      <w:r w:rsidR="00063820" w:rsidRPr="00063820">
        <w:rPr>
          <w:color w:val="000000"/>
          <w:sz w:val="28"/>
          <w:szCs w:val="28"/>
        </w:rPr>
        <w:t xml:space="preserve"> </w:t>
      </w:r>
      <w:r w:rsidR="0062689E" w:rsidRPr="0062689E">
        <w:rPr>
          <w:color w:val="000000"/>
          <w:sz w:val="28"/>
          <w:szCs w:val="28"/>
        </w:rPr>
        <w:t>(направлены</w:t>
      </w:r>
      <w:r w:rsidRPr="0062689E">
        <w:rPr>
          <w:color w:val="000000"/>
          <w:sz w:val="28"/>
          <w:szCs w:val="28"/>
        </w:rPr>
        <w:t>) собственникам помещений в период с</w:t>
      </w:r>
      <w:r w:rsidR="00B4352E">
        <w:rPr>
          <w:color w:val="000000"/>
          <w:sz w:val="28"/>
          <w:szCs w:val="28"/>
        </w:rPr>
        <w:t xml:space="preserve"> «04» но</w:t>
      </w:r>
      <w:r w:rsidR="0062689E" w:rsidRPr="0062689E">
        <w:rPr>
          <w:color w:val="000000"/>
          <w:sz w:val="28"/>
          <w:szCs w:val="28"/>
        </w:rPr>
        <w:t xml:space="preserve">ября 2018 года </w:t>
      </w:r>
      <w:r w:rsidRPr="0062689E">
        <w:rPr>
          <w:color w:val="000000"/>
          <w:sz w:val="28"/>
          <w:szCs w:val="28"/>
        </w:rPr>
        <w:t>по</w:t>
      </w:r>
      <w:r w:rsidR="00B4352E">
        <w:rPr>
          <w:color w:val="000000"/>
          <w:sz w:val="28"/>
          <w:szCs w:val="28"/>
        </w:rPr>
        <w:t xml:space="preserve"> «11</w:t>
      </w:r>
      <w:r w:rsidR="004F1BA7">
        <w:rPr>
          <w:color w:val="000000"/>
          <w:sz w:val="28"/>
          <w:szCs w:val="28"/>
        </w:rPr>
        <w:t xml:space="preserve">» </w:t>
      </w:r>
      <w:del w:id="22" w:author="Cyril Margorin" w:date="2018-10-17T10:14:00Z">
        <w:r w:rsidR="004F1BA7" w:rsidDel="004D2B1C">
          <w:rPr>
            <w:color w:val="000000"/>
            <w:sz w:val="28"/>
            <w:szCs w:val="28"/>
          </w:rPr>
          <w:delText>окт</w:delText>
        </w:r>
        <w:r w:rsidR="0062689E" w:rsidRPr="0062689E" w:rsidDel="004D2B1C">
          <w:rPr>
            <w:color w:val="000000"/>
            <w:sz w:val="28"/>
            <w:szCs w:val="28"/>
          </w:rPr>
          <w:delText xml:space="preserve">ября </w:delText>
        </w:r>
      </w:del>
      <w:ins w:id="23" w:author="Cyril Margorin" w:date="2018-10-17T10:14:00Z">
        <w:r w:rsidR="004D2B1C">
          <w:rPr>
            <w:color w:val="000000"/>
            <w:sz w:val="28"/>
            <w:szCs w:val="28"/>
          </w:rPr>
          <w:t>ноября</w:t>
        </w:r>
        <w:bookmarkStart w:id="24" w:name="_GoBack"/>
        <w:bookmarkEnd w:id="24"/>
        <w:r w:rsidR="004D2B1C" w:rsidRPr="0062689E">
          <w:rPr>
            <w:color w:val="000000"/>
            <w:sz w:val="28"/>
            <w:szCs w:val="28"/>
          </w:rPr>
          <w:t xml:space="preserve"> </w:t>
        </w:r>
      </w:ins>
      <w:r w:rsidR="0062689E" w:rsidRPr="0062689E">
        <w:rPr>
          <w:color w:val="000000"/>
          <w:sz w:val="28"/>
          <w:szCs w:val="28"/>
        </w:rPr>
        <w:t xml:space="preserve">2018 </w:t>
      </w:r>
      <w:r w:rsidRPr="0062689E">
        <w:rPr>
          <w:color w:val="000000"/>
          <w:sz w:val="28"/>
          <w:szCs w:val="28"/>
        </w:rPr>
        <w:t>г</w:t>
      </w:r>
      <w:r w:rsidR="0062689E" w:rsidRPr="0062689E">
        <w:rPr>
          <w:color w:val="000000"/>
          <w:sz w:val="28"/>
          <w:szCs w:val="28"/>
        </w:rPr>
        <w:t>ода</w:t>
      </w:r>
      <w:r w:rsidRPr="0062689E">
        <w:rPr>
          <w:color w:val="000000"/>
          <w:sz w:val="28"/>
          <w:szCs w:val="28"/>
        </w:rPr>
        <w:t xml:space="preserve"> следующими лицами:</w:t>
      </w:r>
      <w:r w:rsidR="0062689E" w:rsidRPr="0062689E">
        <w:rPr>
          <w:sz w:val="28"/>
          <w:szCs w:val="28"/>
        </w:rPr>
        <w:t xml:space="preserve"> </w:t>
      </w:r>
    </w:p>
    <w:p w:rsidR="00977E1C" w:rsidRPr="00D7354E" w:rsidRDefault="00E978C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8"/>
          <w:szCs w:val="28"/>
          <w:rPrChange w:id="25" w:author="Cyril Margorin" w:date="2018-10-15T18:27:00Z">
            <w:rPr/>
          </w:rPrChange>
        </w:rPr>
        <w:pPrChange w:id="26" w:author="Cyril Margorin" w:date="2018-10-15T18:27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360" w:lineRule="auto"/>
          </w:pPr>
        </w:pPrChange>
      </w:pPr>
      <w:r w:rsidRPr="00D7354E">
        <w:rPr>
          <w:sz w:val="28"/>
          <w:szCs w:val="28"/>
          <w:rPrChange w:id="27" w:author="Cyril Margorin" w:date="2018-10-15T18:27:00Z">
            <w:rPr/>
          </w:rPrChange>
        </w:rPr>
        <w:t>Алимовым Анатолием Анатольевичем</w:t>
      </w:r>
      <w:r w:rsidR="00977E1C" w:rsidRPr="00D7354E">
        <w:rPr>
          <w:sz w:val="28"/>
          <w:szCs w:val="28"/>
          <w:rPrChange w:id="28" w:author="Cyril Margorin" w:date="2018-10-15T18:27:00Z">
            <w:rPr/>
          </w:rPrChange>
        </w:rPr>
        <w:t xml:space="preserve"> (кв.18)</w:t>
      </w:r>
    </w:p>
    <w:p w:rsidR="00977E1C" w:rsidRPr="00D7354E" w:rsidRDefault="00E978C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8"/>
          <w:szCs w:val="28"/>
          <w:rPrChange w:id="29" w:author="Cyril Margorin" w:date="2018-10-15T18:27:00Z">
            <w:rPr/>
          </w:rPrChange>
        </w:rPr>
        <w:pPrChange w:id="30" w:author="Cyril Margorin" w:date="2018-10-15T18:27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360" w:lineRule="auto"/>
          </w:pPr>
        </w:pPrChange>
      </w:pPr>
      <w:r w:rsidRPr="00D7354E">
        <w:rPr>
          <w:sz w:val="28"/>
          <w:szCs w:val="28"/>
          <w:rPrChange w:id="31" w:author="Cyril Margorin" w:date="2018-10-15T18:27:00Z">
            <w:rPr/>
          </w:rPrChange>
        </w:rPr>
        <w:t>Толкачевым Эдуардом Викторовичем</w:t>
      </w:r>
      <w:r w:rsidR="00977E1C" w:rsidRPr="00D7354E">
        <w:rPr>
          <w:sz w:val="28"/>
          <w:szCs w:val="28"/>
          <w:rPrChange w:id="32" w:author="Cyril Margorin" w:date="2018-10-15T18:27:00Z">
            <w:rPr/>
          </w:rPrChange>
        </w:rPr>
        <w:t xml:space="preserve"> (кв. 29)</w:t>
      </w:r>
    </w:p>
    <w:p w:rsidR="00815585" w:rsidRPr="00D7354E" w:rsidRDefault="00E978C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00000"/>
          <w:sz w:val="28"/>
          <w:szCs w:val="28"/>
          <w:rPrChange w:id="33" w:author="Cyril Margorin" w:date="2018-10-15T18:27:00Z">
            <w:rPr>
              <w:color w:val="000000"/>
            </w:rPr>
          </w:rPrChange>
        </w:rPr>
        <w:pPrChange w:id="34" w:author="Cyril Margorin" w:date="2018-10-15T18:27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360" w:lineRule="auto"/>
          </w:pPr>
        </w:pPrChange>
      </w:pPr>
      <w:proofErr w:type="spellStart"/>
      <w:r w:rsidRPr="00D7354E">
        <w:rPr>
          <w:sz w:val="28"/>
          <w:szCs w:val="28"/>
          <w:rPrChange w:id="35" w:author="Cyril Margorin" w:date="2018-10-15T18:27:00Z">
            <w:rPr/>
          </w:rPrChange>
        </w:rPr>
        <w:t>Маргориным</w:t>
      </w:r>
      <w:proofErr w:type="spellEnd"/>
      <w:r w:rsidRPr="00D7354E">
        <w:rPr>
          <w:sz w:val="28"/>
          <w:szCs w:val="28"/>
          <w:rPrChange w:id="36" w:author="Cyril Margorin" w:date="2018-10-15T18:27:00Z">
            <w:rPr/>
          </w:rPrChange>
        </w:rPr>
        <w:t xml:space="preserve"> Кириллом Олеговичем</w:t>
      </w:r>
      <w:r w:rsidR="00977E1C" w:rsidRPr="00D7354E">
        <w:rPr>
          <w:sz w:val="28"/>
          <w:szCs w:val="28"/>
          <w:rPrChange w:id="37" w:author="Cyril Margorin" w:date="2018-10-15T18:27:00Z">
            <w:rPr/>
          </w:rPrChange>
        </w:rPr>
        <w:t xml:space="preserve"> (кв. </w:t>
      </w:r>
      <w:del w:id="38" w:author="Cyril Margorin" w:date="2018-10-15T18:27:00Z">
        <w:r w:rsidR="00977E1C" w:rsidRPr="00D7354E" w:rsidDel="00D7354E">
          <w:rPr>
            <w:sz w:val="28"/>
            <w:szCs w:val="28"/>
            <w:rPrChange w:id="39" w:author="Cyril Margorin" w:date="2018-10-15T18:27:00Z">
              <w:rPr/>
            </w:rPrChange>
          </w:rPr>
          <w:delText>28</w:delText>
        </w:r>
      </w:del>
      <w:ins w:id="40" w:author="Cyril Margorin" w:date="2018-10-15T18:27:00Z">
        <w:r w:rsidR="00D7354E" w:rsidRPr="00D7354E">
          <w:rPr>
            <w:sz w:val="28"/>
            <w:szCs w:val="28"/>
            <w:rPrChange w:id="41" w:author="Cyril Margorin" w:date="2018-10-15T18:27:00Z">
              <w:rPr/>
            </w:rPrChange>
          </w:rPr>
          <w:t>27</w:t>
        </w:r>
      </w:ins>
      <w:r w:rsidR="00977E1C" w:rsidRPr="00D7354E">
        <w:rPr>
          <w:sz w:val="28"/>
          <w:szCs w:val="28"/>
          <w:rPrChange w:id="42" w:author="Cyril Margorin" w:date="2018-10-15T18:27:00Z">
            <w:rPr/>
          </w:rPrChange>
        </w:rPr>
        <w:t>)</w:t>
      </w:r>
    </w:p>
    <w:p w:rsidR="00F24812" w:rsidRDefault="0062689E" w:rsidP="0062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815585" w:rsidRPr="00C709A9">
        <w:rPr>
          <w:color w:val="000000"/>
          <w:sz w:val="28"/>
          <w:szCs w:val="28"/>
        </w:rPr>
        <w:t>Подтверждаю, что с Сообщением о проведении общего собрания</w:t>
      </w:r>
      <w:r w:rsidR="00815585">
        <w:rPr>
          <w:color w:val="000000"/>
          <w:sz w:val="28"/>
          <w:szCs w:val="28"/>
        </w:rPr>
        <w:t xml:space="preserve"> </w:t>
      </w:r>
      <w:r w:rsidR="00815585" w:rsidRPr="00C709A9">
        <w:rPr>
          <w:color w:val="000000"/>
          <w:sz w:val="28"/>
          <w:szCs w:val="28"/>
        </w:rPr>
        <w:t xml:space="preserve">собственников помещений в многоквартирном доме, </w:t>
      </w:r>
      <w:r w:rsidR="00063820" w:rsidRPr="00C709A9">
        <w:rPr>
          <w:color w:val="000000"/>
          <w:sz w:val="28"/>
          <w:szCs w:val="28"/>
        </w:rPr>
        <w:t>расположенном</w:t>
      </w:r>
      <w:r w:rsidR="00063820" w:rsidRPr="00B4352E">
        <w:rPr>
          <w:color w:val="000000"/>
          <w:sz w:val="28"/>
          <w:szCs w:val="28"/>
        </w:rPr>
        <w:t xml:space="preserve"> </w:t>
      </w:r>
      <w:r w:rsidR="00063820" w:rsidRPr="00063820">
        <w:rPr>
          <w:color w:val="000000"/>
          <w:sz w:val="28"/>
          <w:szCs w:val="28"/>
        </w:rPr>
        <w:t>по</w:t>
      </w:r>
      <w:r w:rsidR="00815585" w:rsidRPr="00C709A9">
        <w:rPr>
          <w:color w:val="000000"/>
          <w:sz w:val="28"/>
          <w:szCs w:val="28"/>
        </w:rPr>
        <w:t xml:space="preserve"> </w:t>
      </w:r>
      <w:del w:id="43" w:author="Cyril Margorin" w:date="2018-10-15T19:06:00Z">
        <w:r w:rsidR="00815585" w:rsidRPr="00C709A9" w:rsidDel="002362C4">
          <w:rPr>
            <w:color w:val="000000"/>
            <w:sz w:val="28"/>
            <w:szCs w:val="28"/>
          </w:rPr>
          <w:delText xml:space="preserve"> </w:delText>
        </w:r>
      </w:del>
      <w:r w:rsidR="00815585" w:rsidRPr="00C709A9">
        <w:rPr>
          <w:color w:val="000000"/>
          <w:sz w:val="28"/>
          <w:szCs w:val="28"/>
        </w:rPr>
        <w:t>адресу:</w:t>
      </w:r>
      <w:r w:rsidR="00815585">
        <w:rPr>
          <w:color w:val="000000"/>
          <w:sz w:val="28"/>
          <w:szCs w:val="28"/>
        </w:rPr>
        <w:t xml:space="preserve"> </w:t>
      </w:r>
      <w:r w:rsidRPr="0062689E">
        <w:rPr>
          <w:color w:val="000000"/>
          <w:sz w:val="28"/>
          <w:szCs w:val="28"/>
        </w:rPr>
        <w:t>Московская область, город Королёв, улица Горького, дом 79, корпус 1</w:t>
      </w:r>
      <w:r w:rsidR="00977E1C">
        <w:rPr>
          <w:color w:val="000000"/>
          <w:sz w:val="28"/>
          <w:szCs w:val="28"/>
        </w:rPr>
        <w:t>8</w:t>
      </w:r>
      <w:r w:rsidRPr="0062689E">
        <w:rPr>
          <w:b/>
          <w:color w:val="000000"/>
          <w:sz w:val="28"/>
          <w:szCs w:val="28"/>
        </w:rPr>
        <w:t xml:space="preserve"> </w:t>
      </w:r>
      <w:r w:rsidRPr="0062689E">
        <w:rPr>
          <w:color w:val="000000"/>
          <w:sz w:val="28"/>
          <w:szCs w:val="28"/>
        </w:rPr>
        <w:t>в форме очно-заочного голосования</w:t>
      </w:r>
      <w:r w:rsidR="00815585" w:rsidRPr="00C709A9">
        <w:rPr>
          <w:color w:val="000000"/>
          <w:sz w:val="28"/>
          <w:szCs w:val="28"/>
        </w:rPr>
        <w:t>, ознакомлен, бланк решения собственника</w:t>
      </w:r>
      <w:r w:rsidR="00F24812">
        <w:rPr>
          <w:color w:val="000000"/>
          <w:sz w:val="28"/>
          <w:szCs w:val="28"/>
        </w:rPr>
        <w:t xml:space="preserve"> </w:t>
      </w:r>
      <w:r w:rsidR="00815585" w:rsidRPr="00C709A9">
        <w:rPr>
          <w:color w:val="000000"/>
          <w:sz w:val="28"/>
          <w:szCs w:val="28"/>
        </w:rPr>
        <w:t>получил.</w:t>
      </w:r>
      <w:r w:rsidR="00F24812">
        <w:rPr>
          <w:color w:val="000000"/>
          <w:sz w:val="28"/>
          <w:szCs w:val="28"/>
        </w:rPr>
        <w:t xml:space="preserve"> </w:t>
      </w:r>
    </w:p>
    <w:p w:rsidR="00815585" w:rsidRDefault="00F24812" w:rsidP="0062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Данные о вручении находятся в </w:t>
      </w:r>
      <w:r w:rsidR="009D3A0F">
        <w:rPr>
          <w:color w:val="000000"/>
          <w:sz w:val="28"/>
          <w:szCs w:val="28"/>
        </w:rPr>
        <w:t>таблице</w:t>
      </w:r>
      <w:r>
        <w:rPr>
          <w:color w:val="000000"/>
          <w:sz w:val="28"/>
          <w:szCs w:val="28"/>
        </w:rPr>
        <w:t xml:space="preserve"> №1.</w:t>
      </w:r>
    </w:p>
    <w:p w:rsidR="00F24812" w:rsidDel="00477BD7" w:rsidRDefault="00F24812">
      <w:pPr>
        <w:rPr>
          <w:del w:id="44" w:author="Cyril Margorin" w:date="2018-10-17T10:05:00Z"/>
          <w:color w:val="000000"/>
          <w:sz w:val="28"/>
          <w:szCs w:val="28"/>
        </w:rPr>
      </w:pPr>
      <w:del w:id="45" w:author="Cyril Margorin" w:date="2018-10-17T10:05:00Z">
        <w:r w:rsidDel="00477BD7">
          <w:rPr>
            <w:color w:val="000000"/>
            <w:sz w:val="28"/>
            <w:szCs w:val="28"/>
          </w:rPr>
          <w:br w:type="page"/>
        </w:r>
      </w:del>
    </w:p>
    <w:p w:rsidR="00477BD7" w:rsidRDefault="00477BD7" w:rsidP="00477BD7">
      <w:pPr>
        <w:rPr>
          <w:ins w:id="46" w:author="Cyril Margorin" w:date="2018-10-17T10:04:00Z"/>
          <w:color w:val="000000"/>
          <w:sz w:val="28"/>
          <w:szCs w:val="28"/>
        </w:rPr>
        <w:sectPr w:rsidR="00477BD7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  <w:pPrChange w:id="47" w:author="Cyril Margorin" w:date="2018-10-17T10:05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360" w:lineRule="auto"/>
          </w:pPr>
        </w:pPrChange>
      </w:pPr>
    </w:p>
    <w:p w:rsidR="00742B03" w:rsidRPr="00477BD7" w:rsidDel="00477BD7" w:rsidRDefault="00742B03" w:rsidP="0062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del w:id="48" w:author="Cyril Margorin" w:date="2018-10-17T10:04:00Z"/>
          <w:rPrChange w:id="49" w:author="Cyril Margorin" w:date="2018-10-17T10:11:00Z">
            <w:rPr>
              <w:del w:id="50" w:author="Cyril Margorin" w:date="2018-10-17T10:04:00Z"/>
              <w:color w:val="000000"/>
              <w:sz w:val="28"/>
              <w:szCs w:val="28"/>
            </w:rPr>
          </w:rPrChange>
        </w:rPr>
        <w:sectPr w:rsidR="00742B03" w:rsidRPr="00477BD7" w:rsidDel="00477BD7" w:rsidSect="00477BD7">
          <w:type w:val="oddPage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77BD7" w:rsidRDefault="00477BD7" w:rsidP="00477BD7">
      <w:pPr>
        <w:pStyle w:val="Caption"/>
        <w:rPr>
          <w:ins w:id="51" w:author="Cyril Margorin" w:date="2018-10-17T10:08:00Z"/>
        </w:rPr>
        <w:pPrChange w:id="52" w:author="Cyril Margorin" w:date="2018-10-17T10:11:00Z">
          <w:pPr/>
        </w:pPrChange>
      </w:pPr>
      <w:ins w:id="53" w:author="Cyril Margorin" w:date="2018-10-17T10:08:00Z">
        <w:r w:rsidRPr="00477BD7">
          <w:rPr>
            <w:rPrChange w:id="54" w:author="Cyril Margorin" w:date="2018-10-17T10:11:00Z">
              <w:rPr/>
            </w:rPrChange>
          </w:rPr>
          <w:t>Таблица</w:t>
        </w:r>
        <w:r>
          <w:t xml:space="preserve"> </w:t>
        </w:r>
      </w:ins>
      <w:ins w:id="55" w:author="Cyril Margorin" w:date="2018-10-17T10:12:00Z">
        <w:r>
          <w:t>№</w:t>
        </w:r>
      </w:ins>
      <w:ins w:id="56" w:author="Cyril Margorin" w:date="2018-10-17T10:08:00Z">
        <w:r>
          <w:fldChar w:fldCharType="begin"/>
        </w:r>
        <w:r>
          <w:instrText xml:space="preserve"> SEQ Таблица \* ARABIC </w:instrText>
        </w:r>
      </w:ins>
      <w:r>
        <w:fldChar w:fldCharType="separate"/>
      </w:r>
      <w:ins w:id="57" w:author="Cyril Margorin" w:date="2018-10-17T10:08:00Z">
        <w:r>
          <w:rPr>
            <w:noProof/>
          </w:rPr>
          <w:t>1</w:t>
        </w:r>
        <w:r>
          <w:fldChar w:fldCharType="end"/>
        </w:r>
      </w:ins>
    </w:p>
    <w:tbl>
      <w:tblPr>
        <w:tblW w:w="14160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  <w:tblPrChange w:id="58" w:author="Cyril Margorin" w:date="2018-10-17T10:07:00Z">
          <w:tblPr>
            <w:tblW w:w="14160" w:type="dxa"/>
            <w:tblInd w:w="95" w:type="dxa"/>
            <w:tblLook w:val="04A0" w:firstRow="1" w:lastRow="0" w:firstColumn="1" w:lastColumn="0" w:noHBand="0" w:noVBand="1"/>
          </w:tblPr>
        </w:tblPrChange>
      </w:tblPr>
      <w:tblGrid>
        <w:gridCol w:w="531"/>
        <w:gridCol w:w="3877"/>
        <w:gridCol w:w="2126"/>
        <w:gridCol w:w="2126"/>
        <w:gridCol w:w="1701"/>
        <w:gridCol w:w="1559"/>
        <w:gridCol w:w="2240"/>
        <w:tblGridChange w:id="59">
          <w:tblGrid>
            <w:gridCol w:w="531"/>
            <w:gridCol w:w="3769"/>
            <w:gridCol w:w="2100"/>
            <w:gridCol w:w="2200"/>
            <w:gridCol w:w="1600"/>
            <w:gridCol w:w="1660"/>
            <w:gridCol w:w="2300"/>
          </w:tblGrid>
        </w:tblGridChange>
      </w:tblGrid>
      <w:tr w:rsidR="00646907" w:rsidDel="00477BD7" w:rsidTr="00477BD7">
        <w:trPr>
          <w:trHeight w:val="690"/>
          <w:tblHeader/>
          <w:del w:id="60" w:author="Cyril Margorin" w:date="2018-10-17T10:06:00Z"/>
          <w:trPrChange w:id="61" w:author="Cyril Margorin" w:date="2018-10-17T10:07:00Z">
            <w:trPr>
              <w:trHeight w:val="690"/>
            </w:trPr>
          </w:trPrChange>
        </w:trPr>
        <w:tc>
          <w:tcPr>
            <w:tcW w:w="531" w:type="dxa"/>
            <w:shd w:val="clear" w:color="auto" w:fill="auto"/>
            <w:noWrap/>
            <w:vAlign w:val="bottom"/>
            <w:hideMark/>
            <w:tcPrChange w:id="62" w:author="Cyril Margorin" w:date="2018-10-17T10:07:00Z">
              <w:tcPr>
                <w:tcW w:w="53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646907" w:rsidDel="00477BD7" w:rsidRDefault="00646907">
            <w:pPr>
              <w:rPr>
                <w:del w:id="63" w:author="Cyril Margorin" w:date="2018-10-17T10:06:00Z"/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29" w:type="dxa"/>
            <w:gridSpan w:val="6"/>
            <w:shd w:val="clear" w:color="auto" w:fill="auto"/>
            <w:vAlign w:val="center"/>
            <w:hideMark/>
            <w:tcPrChange w:id="64" w:author="Cyril Margorin" w:date="2018-10-17T10:07:00Z">
              <w:tcPr>
                <w:tcW w:w="13629" w:type="dxa"/>
                <w:gridSpan w:val="6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  <w:hideMark/>
              </w:tcPr>
            </w:tcPrChange>
          </w:tcPr>
          <w:p w:rsidR="00646907" w:rsidDel="00477BD7" w:rsidRDefault="00646907">
            <w:pPr>
              <w:jc w:val="right"/>
              <w:rPr>
                <w:del w:id="65" w:author="Cyril Margorin" w:date="2018-10-17T10:06:00Z"/>
                <w:b/>
                <w:bCs/>
                <w:color w:val="000000"/>
                <w:sz w:val="28"/>
                <w:szCs w:val="28"/>
              </w:rPr>
            </w:pPr>
            <w:del w:id="66" w:author="Cyril Margorin" w:date="2018-10-17T10:06:00Z">
              <w:r w:rsidDel="00477BD7">
                <w:rPr>
                  <w:b/>
                  <w:bCs/>
                  <w:color w:val="000000"/>
                  <w:sz w:val="28"/>
                  <w:szCs w:val="28"/>
                </w:rPr>
                <w:delText>Таблица №1</w:delText>
              </w:r>
            </w:del>
          </w:p>
        </w:tc>
      </w:tr>
      <w:tr w:rsidR="00646907" w:rsidTr="00477BD7">
        <w:trPr>
          <w:trHeight w:val="1710"/>
          <w:tblHeader/>
          <w:trPrChange w:id="67" w:author="Cyril Margorin" w:date="2018-10-17T10:12:00Z">
            <w:trPr>
              <w:trHeight w:val="1710"/>
            </w:trPr>
          </w:trPrChange>
        </w:trPr>
        <w:tc>
          <w:tcPr>
            <w:tcW w:w="531" w:type="dxa"/>
            <w:shd w:val="clear" w:color="auto" w:fill="auto"/>
            <w:vAlign w:val="center"/>
            <w:hideMark/>
            <w:tcPrChange w:id="68" w:author="Cyril Margorin" w:date="2018-10-17T10:12:00Z">
              <w:tcPr>
                <w:tcW w:w="5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646907" w:rsidRDefault="0064690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№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п/п</w:t>
            </w:r>
          </w:p>
        </w:tc>
        <w:tc>
          <w:tcPr>
            <w:tcW w:w="3877" w:type="dxa"/>
            <w:shd w:val="clear" w:color="auto" w:fill="auto"/>
            <w:vAlign w:val="center"/>
            <w:hideMark/>
            <w:tcPrChange w:id="6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646907" w:rsidRDefault="0064690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Фамилия, имя, отчество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(полностью)</w:t>
            </w:r>
          </w:p>
        </w:tc>
        <w:tc>
          <w:tcPr>
            <w:tcW w:w="2126" w:type="dxa"/>
            <w:shd w:val="clear" w:color="auto" w:fill="auto"/>
            <w:vAlign w:val="center"/>
            <w:hideMark/>
            <w:tcPrChange w:id="7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646907" w:rsidRDefault="0064690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Номер помещения в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МКД,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собственником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которого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является лицо</w:t>
            </w:r>
          </w:p>
        </w:tc>
        <w:tc>
          <w:tcPr>
            <w:tcW w:w="2126" w:type="dxa"/>
            <w:shd w:val="clear" w:color="auto" w:fill="auto"/>
            <w:vAlign w:val="center"/>
            <w:hideMark/>
            <w:tcPrChange w:id="7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646907" w:rsidRDefault="0064690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Способ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 xml:space="preserve">направления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сообщения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(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>заказное письмо с уведомлением / под роспись)</w:t>
            </w:r>
          </w:p>
        </w:tc>
        <w:tc>
          <w:tcPr>
            <w:tcW w:w="1701" w:type="dxa"/>
            <w:shd w:val="clear" w:color="auto" w:fill="auto"/>
            <w:vAlign w:val="center"/>
            <w:hideMark/>
            <w:tcPrChange w:id="7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646907" w:rsidRDefault="0064690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Дата получения 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уведомления</w:t>
            </w:r>
          </w:p>
        </w:tc>
        <w:tc>
          <w:tcPr>
            <w:tcW w:w="1559" w:type="dxa"/>
            <w:shd w:val="clear" w:color="auto" w:fill="auto"/>
            <w:vAlign w:val="center"/>
            <w:hideMark/>
            <w:tcPrChange w:id="7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646907" w:rsidRDefault="0064690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Подпись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  <w:tcPrChange w:id="7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:rsidR="00646907" w:rsidRDefault="0064690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Примечание</w:t>
            </w:r>
          </w:p>
        </w:tc>
      </w:tr>
      <w:tr w:rsidR="00C2589E" w:rsidTr="00477BD7">
        <w:trPr>
          <w:trHeight w:val="439"/>
          <w:trPrChange w:id="7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7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877" w:type="dxa"/>
            <w:shd w:val="clear" w:color="auto" w:fill="auto"/>
            <w:vAlign w:val="center"/>
            <w:tcPrChange w:id="7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0421A3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Музалевская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Вера Геннадьевна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7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7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8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8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8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8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8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877" w:type="dxa"/>
            <w:shd w:val="clear" w:color="auto" w:fill="auto"/>
            <w:vAlign w:val="center"/>
            <w:tcPrChange w:id="8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Музалевский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Юрий Сергеевич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86" w:author="Cyril Margorin" w:date="2018-10-17T10:12:00Z">
              <w:tcPr>
                <w:tcW w:w="210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8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8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8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9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9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9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877" w:type="dxa"/>
            <w:shd w:val="clear" w:color="auto" w:fill="auto"/>
            <w:vAlign w:val="center"/>
            <w:tcPrChange w:id="93" w:author="Cyril Margorin" w:date="2018-10-17T10:12:00Z">
              <w:tcPr>
                <w:tcW w:w="3769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Гейко Антонина Ивановна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9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9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9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9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9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9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0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877" w:type="dxa"/>
            <w:shd w:val="clear" w:color="auto" w:fill="auto"/>
            <w:vAlign w:val="center"/>
            <w:tcPrChange w:id="101" w:author="Cyril Margorin" w:date="2018-10-17T10:12:00Z">
              <w:tcPr>
                <w:tcW w:w="3769" w:type="dxa"/>
                <w:tcBorders>
                  <w:top w:val="single" w:sz="4" w:space="0" w:color="auto"/>
                  <w:left w:val="nil"/>
                  <w:bottom w:val="nil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Морозова Екатерина Сергеевна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0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0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0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0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0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0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0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</w:t>
            </w:r>
          </w:p>
        </w:tc>
        <w:tc>
          <w:tcPr>
            <w:tcW w:w="3877" w:type="dxa"/>
            <w:shd w:val="clear" w:color="auto" w:fill="auto"/>
            <w:vAlign w:val="center"/>
            <w:tcPrChange w:id="109" w:author="Cyril Margorin" w:date="2018-10-17T10:12:00Z">
              <w:tcPr>
                <w:tcW w:w="376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Николаева Екатерина Сергеевна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1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1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1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1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1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1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1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6</w:t>
            </w:r>
          </w:p>
        </w:tc>
        <w:tc>
          <w:tcPr>
            <w:tcW w:w="3877" w:type="dxa"/>
            <w:shd w:val="clear" w:color="auto" w:fill="auto"/>
            <w:vAlign w:val="center"/>
            <w:tcPrChange w:id="11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Великих Павел Владимирович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1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1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2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2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2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2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2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7</w:t>
            </w:r>
          </w:p>
        </w:tc>
        <w:tc>
          <w:tcPr>
            <w:tcW w:w="3877" w:type="dxa"/>
            <w:shd w:val="clear" w:color="auto" w:fill="auto"/>
            <w:vAlign w:val="center"/>
            <w:tcPrChange w:id="12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Мамаенко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Даниил Евгеньевич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2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2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2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2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3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3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3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8</w:t>
            </w:r>
          </w:p>
        </w:tc>
        <w:tc>
          <w:tcPr>
            <w:tcW w:w="3877" w:type="dxa"/>
            <w:shd w:val="clear" w:color="auto" w:fill="auto"/>
            <w:vAlign w:val="center"/>
            <w:tcPrChange w:id="13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Бугров Дмитрий Геннадьевич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3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3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3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3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3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3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4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9</w:t>
            </w:r>
          </w:p>
        </w:tc>
        <w:tc>
          <w:tcPr>
            <w:tcW w:w="3877" w:type="dxa"/>
            <w:shd w:val="clear" w:color="auto" w:fill="auto"/>
            <w:vAlign w:val="center"/>
            <w:tcPrChange w:id="14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Бугрова Татьяна Федоровна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4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4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4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4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4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4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4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10</w:t>
            </w:r>
          </w:p>
        </w:tc>
        <w:tc>
          <w:tcPr>
            <w:tcW w:w="3877" w:type="dxa"/>
            <w:shd w:val="clear" w:color="auto" w:fill="auto"/>
            <w:vAlign w:val="center"/>
            <w:tcPrChange w:id="14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Годунов Виктор Александрович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5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5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5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5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5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5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5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11</w:t>
            </w:r>
          </w:p>
        </w:tc>
        <w:tc>
          <w:tcPr>
            <w:tcW w:w="3877" w:type="dxa"/>
            <w:shd w:val="clear" w:color="auto" w:fill="auto"/>
            <w:vAlign w:val="center"/>
            <w:tcPrChange w:id="15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Годунова Арина Андреевна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5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5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6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6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6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6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6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12</w:t>
            </w:r>
          </w:p>
        </w:tc>
        <w:tc>
          <w:tcPr>
            <w:tcW w:w="3877" w:type="dxa"/>
            <w:shd w:val="clear" w:color="auto" w:fill="auto"/>
            <w:vAlign w:val="center"/>
            <w:tcPrChange w:id="16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Шиляев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Антон Николаевич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6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6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6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6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7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5"/>
          <w:trPrChange w:id="171" w:author="Cyril Margorin" w:date="2018-10-17T10:12:00Z">
            <w:trPr>
              <w:trHeight w:val="435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7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13</w:t>
            </w:r>
          </w:p>
        </w:tc>
        <w:tc>
          <w:tcPr>
            <w:tcW w:w="3877" w:type="dxa"/>
            <w:shd w:val="clear" w:color="auto" w:fill="auto"/>
            <w:vAlign w:val="center"/>
            <w:tcPrChange w:id="17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Колесникова Татьяна Леонидовна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7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7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7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7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7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5"/>
          <w:trPrChange w:id="179" w:author="Cyril Margorin" w:date="2018-10-17T10:12:00Z">
            <w:trPr>
              <w:trHeight w:val="435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8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14</w:t>
            </w:r>
          </w:p>
        </w:tc>
        <w:tc>
          <w:tcPr>
            <w:tcW w:w="3877" w:type="dxa"/>
            <w:shd w:val="clear" w:color="auto" w:fill="auto"/>
            <w:vAlign w:val="center"/>
            <w:tcPrChange w:id="18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Комаров Сергей Валерьевич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8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8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8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8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8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8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8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15</w:t>
            </w:r>
          </w:p>
        </w:tc>
        <w:tc>
          <w:tcPr>
            <w:tcW w:w="3877" w:type="dxa"/>
            <w:shd w:val="clear" w:color="auto" w:fill="auto"/>
            <w:vAlign w:val="center"/>
            <w:tcPrChange w:id="18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Комарова Виктория Викторовна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9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9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19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19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19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19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196" w:author="Cyril Margorin" w:date="2018-10-17T10:12:00Z">
              <w:tcPr>
                <w:tcW w:w="5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lastRenderedPageBreak/>
              <w:t>16</w:t>
            </w:r>
          </w:p>
        </w:tc>
        <w:tc>
          <w:tcPr>
            <w:tcW w:w="3877" w:type="dxa"/>
            <w:shd w:val="clear" w:color="auto" w:fill="auto"/>
            <w:vAlign w:val="center"/>
            <w:tcPrChange w:id="197" w:author="Cyril Margorin" w:date="2018-10-17T10:12:00Z">
              <w:tcPr>
                <w:tcW w:w="376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Кирова Елена Александровна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198" w:author="Cyril Margorin" w:date="2018-10-17T10:12:00Z">
              <w:tcPr>
                <w:tcW w:w="21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199" w:author="Cyril Margorin" w:date="2018-10-17T10:12:00Z">
              <w:tcPr>
                <w:tcW w:w="22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00" w:author="Cyril Margorin" w:date="2018-10-17T10:12:00Z">
              <w:tcPr>
                <w:tcW w:w="16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01" w:author="Cyril Margorin" w:date="2018-10-17T10:12:00Z">
              <w:tcPr>
                <w:tcW w:w="16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02" w:author="Cyril Margorin" w:date="2018-10-17T10:12:00Z">
              <w:tcPr>
                <w:tcW w:w="2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0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0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17</w:t>
            </w:r>
          </w:p>
        </w:tc>
        <w:tc>
          <w:tcPr>
            <w:tcW w:w="3877" w:type="dxa"/>
            <w:shd w:val="clear" w:color="auto" w:fill="auto"/>
            <w:vAlign w:val="center"/>
            <w:tcPrChange w:id="20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5B1DFD8C" w:rsidRDefault="00C2589E" w:rsidP="00C2589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Киров Владимир Станиславович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0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5B1DFD8C" w:rsidRDefault="00C2589E" w:rsidP="00C2589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0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0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0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1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1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1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18</w:t>
            </w:r>
          </w:p>
        </w:tc>
        <w:tc>
          <w:tcPr>
            <w:tcW w:w="3877" w:type="dxa"/>
            <w:shd w:val="clear" w:color="auto" w:fill="auto"/>
            <w:vAlign w:val="center"/>
            <w:tcPrChange w:id="21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Демян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Матвей Иванович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1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1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1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1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1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1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2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19</w:t>
            </w:r>
          </w:p>
        </w:tc>
        <w:tc>
          <w:tcPr>
            <w:tcW w:w="3877" w:type="dxa"/>
            <w:shd w:val="clear" w:color="auto" w:fill="auto"/>
            <w:vAlign w:val="center"/>
            <w:tcPrChange w:id="22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Авдеева Ксения Александровна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2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2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2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2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2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2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2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20</w:t>
            </w:r>
          </w:p>
        </w:tc>
        <w:tc>
          <w:tcPr>
            <w:tcW w:w="3877" w:type="dxa"/>
            <w:shd w:val="clear" w:color="auto" w:fill="auto"/>
            <w:vAlign w:val="center"/>
            <w:tcPrChange w:id="22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Демян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Виктория Ивановна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3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3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3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3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3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3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3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21</w:t>
            </w:r>
          </w:p>
        </w:tc>
        <w:tc>
          <w:tcPr>
            <w:tcW w:w="3877" w:type="dxa"/>
            <w:shd w:val="clear" w:color="auto" w:fill="auto"/>
            <w:vAlign w:val="center"/>
            <w:tcPrChange w:id="23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Кизилова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Марина </w:t>
            </w:r>
            <w:proofErr w:type="spellStart"/>
            <w:r>
              <w:rPr>
                <w:rFonts w:ascii="Calibri" w:hAnsi="Calibri"/>
                <w:color w:val="000000" w:themeColor="text1"/>
              </w:rPr>
              <w:t>Владмировна</w:t>
            </w:r>
            <w:proofErr w:type="spellEnd"/>
          </w:p>
        </w:tc>
        <w:tc>
          <w:tcPr>
            <w:tcW w:w="2126" w:type="dxa"/>
            <w:shd w:val="clear" w:color="auto" w:fill="auto"/>
            <w:noWrap/>
            <w:vAlign w:val="center"/>
            <w:tcPrChange w:id="23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3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4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4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4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4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4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22</w:t>
            </w:r>
          </w:p>
        </w:tc>
        <w:tc>
          <w:tcPr>
            <w:tcW w:w="3877" w:type="dxa"/>
            <w:shd w:val="clear" w:color="auto" w:fill="auto"/>
            <w:vAlign w:val="center"/>
            <w:tcPrChange w:id="24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Ипатов Андрей Викторович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4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4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4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4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5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5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5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23</w:t>
            </w:r>
          </w:p>
        </w:tc>
        <w:tc>
          <w:tcPr>
            <w:tcW w:w="3877" w:type="dxa"/>
            <w:shd w:val="clear" w:color="auto" w:fill="auto"/>
            <w:vAlign w:val="center"/>
            <w:tcPrChange w:id="25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Андержанова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Лилия Рустамовна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5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5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5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5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5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5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6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24</w:t>
            </w:r>
          </w:p>
        </w:tc>
        <w:tc>
          <w:tcPr>
            <w:tcW w:w="3877" w:type="dxa"/>
            <w:shd w:val="clear" w:color="auto" w:fill="auto"/>
            <w:vAlign w:val="center"/>
            <w:tcPrChange w:id="26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Самохина Елена Анатольевна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6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6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6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6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6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6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6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25</w:t>
            </w:r>
          </w:p>
        </w:tc>
        <w:tc>
          <w:tcPr>
            <w:tcW w:w="3877" w:type="dxa"/>
            <w:shd w:val="clear" w:color="auto" w:fill="auto"/>
            <w:vAlign w:val="center"/>
            <w:tcPrChange w:id="26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Козырь Александр Александрович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7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7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7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7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7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5"/>
          <w:trPrChange w:id="275" w:author="Cyril Margorin" w:date="2018-10-17T10:12:00Z">
            <w:trPr>
              <w:trHeight w:val="435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7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26</w:t>
            </w:r>
          </w:p>
        </w:tc>
        <w:tc>
          <w:tcPr>
            <w:tcW w:w="3877" w:type="dxa"/>
            <w:shd w:val="clear" w:color="auto" w:fill="auto"/>
            <w:vAlign w:val="center"/>
            <w:tcPrChange w:id="27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Козырь Александр Александрович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7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7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8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8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8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8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8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27</w:t>
            </w:r>
          </w:p>
        </w:tc>
        <w:tc>
          <w:tcPr>
            <w:tcW w:w="3877" w:type="dxa"/>
            <w:shd w:val="clear" w:color="auto" w:fill="auto"/>
            <w:vAlign w:val="center"/>
            <w:tcPrChange w:id="28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 xml:space="preserve">Капустина Марина </w:t>
            </w:r>
            <w:proofErr w:type="spellStart"/>
            <w:r>
              <w:rPr>
                <w:rFonts w:ascii="Calibri" w:hAnsi="Calibri"/>
                <w:color w:val="000000" w:themeColor="text1"/>
              </w:rPr>
              <w:t>Вламировна</w:t>
            </w:r>
            <w:proofErr w:type="spellEnd"/>
          </w:p>
        </w:tc>
        <w:tc>
          <w:tcPr>
            <w:tcW w:w="2126" w:type="dxa"/>
            <w:shd w:val="clear" w:color="auto" w:fill="auto"/>
            <w:noWrap/>
            <w:vAlign w:val="center"/>
            <w:tcPrChange w:id="28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8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8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8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9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5"/>
          <w:trPrChange w:id="291" w:author="Cyril Margorin" w:date="2018-10-17T10:12:00Z">
            <w:trPr>
              <w:trHeight w:val="435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29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28</w:t>
            </w:r>
          </w:p>
        </w:tc>
        <w:tc>
          <w:tcPr>
            <w:tcW w:w="3877" w:type="dxa"/>
            <w:shd w:val="clear" w:color="auto" w:fill="auto"/>
            <w:vAlign w:val="center"/>
            <w:tcPrChange w:id="29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Алимов Анатолий Анатольевич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29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29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29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29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29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29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0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29</w:t>
            </w:r>
          </w:p>
        </w:tc>
        <w:tc>
          <w:tcPr>
            <w:tcW w:w="3877" w:type="dxa"/>
            <w:shd w:val="clear" w:color="auto" w:fill="auto"/>
            <w:vAlign w:val="center"/>
            <w:tcPrChange w:id="30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Алимова Людмила Ивановна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0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0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0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0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0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0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0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30</w:t>
            </w:r>
          </w:p>
        </w:tc>
        <w:tc>
          <w:tcPr>
            <w:tcW w:w="3877" w:type="dxa"/>
            <w:shd w:val="clear" w:color="auto" w:fill="auto"/>
            <w:vAlign w:val="center"/>
            <w:tcPrChange w:id="30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Мельник Дмитрий Дмитриевич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1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1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1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1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1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1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1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31</w:t>
            </w:r>
          </w:p>
        </w:tc>
        <w:tc>
          <w:tcPr>
            <w:tcW w:w="3877" w:type="dxa"/>
            <w:shd w:val="clear" w:color="auto" w:fill="auto"/>
            <w:vAlign w:val="center"/>
            <w:tcPrChange w:id="31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Мельник Виктория Александровна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1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1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2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2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2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5"/>
          <w:trPrChange w:id="323" w:author="Cyril Margorin" w:date="2018-10-17T10:12:00Z">
            <w:trPr>
              <w:trHeight w:val="435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2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lastRenderedPageBreak/>
              <w:t>32</w:t>
            </w:r>
          </w:p>
        </w:tc>
        <w:tc>
          <w:tcPr>
            <w:tcW w:w="3877" w:type="dxa"/>
            <w:shd w:val="clear" w:color="auto" w:fill="auto"/>
            <w:vAlign w:val="center"/>
            <w:tcPrChange w:id="32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Марченко Ольга Васильевна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2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2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2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2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3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3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3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33</w:t>
            </w:r>
          </w:p>
        </w:tc>
        <w:tc>
          <w:tcPr>
            <w:tcW w:w="3877" w:type="dxa"/>
            <w:shd w:val="clear" w:color="auto" w:fill="auto"/>
            <w:vAlign w:val="center"/>
            <w:tcPrChange w:id="33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Батова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Валентина Владимировна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3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3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3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3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3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3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4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34</w:t>
            </w:r>
          </w:p>
        </w:tc>
        <w:tc>
          <w:tcPr>
            <w:tcW w:w="3877" w:type="dxa"/>
            <w:shd w:val="clear" w:color="auto" w:fill="auto"/>
            <w:vAlign w:val="center"/>
            <w:tcPrChange w:id="34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Бададгулов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Георгий Александрович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4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4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4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4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4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4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4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35</w:t>
            </w:r>
          </w:p>
        </w:tc>
        <w:tc>
          <w:tcPr>
            <w:tcW w:w="3877" w:type="dxa"/>
            <w:shd w:val="clear" w:color="auto" w:fill="auto"/>
            <w:vAlign w:val="center"/>
            <w:tcPrChange w:id="34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Гарин Иван Николаевич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5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5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5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5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5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5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56" w:author="Cyril Margorin" w:date="2018-10-17T10:12:00Z">
              <w:tcPr>
                <w:tcW w:w="5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36</w:t>
            </w:r>
          </w:p>
        </w:tc>
        <w:tc>
          <w:tcPr>
            <w:tcW w:w="3877" w:type="dxa"/>
            <w:shd w:val="clear" w:color="auto" w:fill="auto"/>
            <w:vAlign w:val="center"/>
            <w:tcPrChange w:id="357" w:author="Cyril Margorin" w:date="2018-10-17T10:12:00Z">
              <w:tcPr>
                <w:tcW w:w="376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Искандарян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Нара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58" w:author="Cyril Margorin" w:date="2018-10-17T10:12:00Z">
              <w:tcPr>
                <w:tcW w:w="21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59" w:author="Cyril Margorin" w:date="2018-10-17T10:12:00Z">
              <w:tcPr>
                <w:tcW w:w="22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60" w:author="Cyril Margorin" w:date="2018-10-17T10:12:00Z">
              <w:tcPr>
                <w:tcW w:w="16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61" w:author="Cyril Margorin" w:date="2018-10-17T10:12:00Z">
              <w:tcPr>
                <w:tcW w:w="16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62" w:author="Cyril Margorin" w:date="2018-10-17T10:12:00Z">
              <w:tcPr>
                <w:tcW w:w="2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6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6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37</w:t>
            </w:r>
          </w:p>
        </w:tc>
        <w:tc>
          <w:tcPr>
            <w:tcW w:w="3877" w:type="dxa"/>
            <w:shd w:val="clear" w:color="auto" w:fill="auto"/>
            <w:vAlign w:val="center"/>
            <w:tcPrChange w:id="36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Шляк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Евгений Вадимович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6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6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6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6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7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7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7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38</w:t>
            </w:r>
          </w:p>
        </w:tc>
        <w:tc>
          <w:tcPr>
            <w:tcW w:w="3877" w:type="dxa"/>
            <w:shd w:val="clear" w:color="auto" w:fill="auto"/>
            <w:vAlign w:val="center"/>
            <w:tcPrChange w:id="37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Шляк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Екатерина Александровна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7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7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7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7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7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7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8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39</w:t>
            </w:r>
          </w:p>
        </w:tc>
        <w:tc>
          <w:tcPr>
            <w:tcW w:w="3877" w:type="dxa"/>
            <w:shd w:val="clear" w:color="auto" w:fill="auto"/>
            <w:vAlign w:val="center"/>
            <w:tcPrChange w:id="38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Макарова Марина Валерьевна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8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8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8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8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8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8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8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40</w:t>
            </w:r>
          </w:p>
        </w:tc>
        <w:tc>
          <w:tcPr>
            <w:tcW w:w="3877" w:type="dxa"/>
            <w:shd w:val="clear" w:color="auto" w:fill="auto"/>
            <w:vAlign w:val="center"/>
            <w:tcPrChange w:id="38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Макаров Дмитрий Анатольевич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9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9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39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39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39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39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39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41</w:t>
            </w:r>
          </w:p>
        </w:tc>
        <w:tc>
          <w:tcPr>
            <w:tcW w:w="3877" w:type="dxa"/>
            <w:shd w:val="clear" w:color="auto" w:fill="auto"/>
            <w:vAlign w:val="center"/>
            <w:tcPrChange w:id="39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Макаров Матвей Дмитриевич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39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39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0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0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0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0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0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42</w:t>
            </w:r>
          </w:p>
        </w:tc>
        <w:tc>
          <w:tcPr>
            <w:tcW w:w="3877" w:type="dxa"/>
            <w:shd w:val="clear" w:color="auto" w:fill="auto"/>
            <w:vAlign w:val="center"/>
            <w:tcPrChange w:id="40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Харламова Анна Юрьевна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0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0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0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0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1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1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1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43</w:t>
            </w:r>
          </w:p>
        </w:tc>
        <w:tc>
          <w:tcPr>
            <w:tcW w:w="3877" w:type="dxa"/>
            <w:shd w:val="clear" w:color="auto" w:fill="auto"/>
            <w:vAlign w:val="center"/>
            <w:tcPrChange w:id="41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Маргорин Кирилл Олегович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14" w:author="Cyril Margorin" w:date="2018-10-17T10:12:00Z">
              <w:tcPr>
                <w:tcW w:w="210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1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1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1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1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1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2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44</w:t>
            </w:r>
          </w:p>
        </w:tc>
        <w:tc>
          <w:tcPr>
            <w:tcW w:w="3877" w:type="dxa"/>
            <w:shd w:val="clear" w:color="auto" w:fill="auto"/>
            <w:vAlign w:val="center"/>
            <w:tcPrChange w:id="42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Маргорин Кирилл Олегович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2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2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2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2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2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2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2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45</w:t>
            </w:r>
          </w:p>
        </w:tc>
        <w:tc>
          <w:tcPr>
            <w:tcW w:w="3877" w:type="dxa"/>
            <w:shd w:val="clear" w:color="auto" w:fill="auto"/>
            <w:vAlign w:val="center"/>
            <w:tcPrChange w:id="42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Толкачев Эдуард Викторович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3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3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3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3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3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3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3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46</w:t>
            </w:r>
          </w:p>
        </w:tc>
        <w:tc>
          <w:tcPr>
            <w:tcW w:w="3877" w:type="dxa"/>
            <w:shd w:val="clear" w:color="auto" w:fill="auto"/>
            <w:vAlign w:val="center"/>
            <w:tcPrChange w:id="43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noWrap/>
            <w:vAlign w:val="center"/>
            <w:tcPrChange w:id="43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3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4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4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4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4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4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47</w:t>
            </w:r>
          </w:p>
        </w:tc>
        <w:tc>
          <w:tcPr>
            <w:tcW w:w="3877" w:type="dxa"/>
            <w:shd w:val="clear" w:color="auto" w:fill="auto"/>
            <w:vAlign w:val="center"/>
            <w:tcPrChange w:id="44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Смирнова Галина Васильевна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4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4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4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4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5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5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5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lastRenderedPageBreak/>
              <w:t>48</w:t>
            </w:r>
          </w:p>
        </w:tc>
        <w:tc>
          <w:tcPr>
            <w:tcW w:w="3877" w:type="dxa"/>
            <w:shd w:val="clear" w:color="auto" w:fill="auto"/>
            <w:vAlign w:val="center"/>
            <w:tcPrChange w:id="45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Шульгина Елена Викторовна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5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5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5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5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5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5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6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49</w:t>
            </w:r>
          </w:p>
        </w:tc>
        <w:tc>
          <w:tcPr>
            <w:tcW w:w="3877" w:type="dxa"/>
            <w:shd w:val="clear" w:color="auto" w:fill="auto"/>
            <w:vAlign w:val="center"/>
            <w:tcPrChange w:id="46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Антонов Михаил Андреевич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6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6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6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6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6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6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68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50</w:t>
            </w:r>
          </w:p>
        </w:tc>
        <w:tc>
          <w:tcPr>
            <w:tcW w:w="3877" w:type="dxa"/>
            <w:shd w:val="clear" w:color="auto" w:fill="auto"/>
            <w:vAlign w:val="center"/>
            <w:tcPrChange w:id="469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proofErr w:type="spellStart"/>
            <w:r>
              <w:rPr>
                <w:rFonts w:ascii="Calibri" w:hAnsi="Calibri"/>
                <w:color w:val="000000" w:themeColor="text1"/>
              </w:rPr>
              <w:t>Захаревская</w:t>
            </w:r>
            <w:proofErr w:type="spellEnd"/>
            <w:r>
              <w:rPr>
                <w:rFonts w:ascii="Calibri" w:hAnsi="Calibri"/>
                <w:color w:val="000000" w:themeColor="text1"/>
              </w:rPr>
              <w:t xml:space="preserve"> Светлана Григорьевна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70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71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72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73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74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7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76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51</w:t>
            </w:r>
          </w:p>
        </w:tc>
        <w:tc>
          <w:tcPr>
            <w:tcW w:w="3877" w:type="dxa"/>
            <w:shd w:val="clear" w:color="auto" w:fill="auto"/>
            <w:vAlign w:val="center"/>
            <w:tcPrChange w:id="477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Малахова Евгения Ивановна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78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79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80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81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82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8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84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52</w:t>
            </w:r>
          </w:p>
        </w:tc>
        <w:tc>
          <w:tcPr>
            <w:tcW w:w="3877" w:type="dxa"/>
            <w:shd w:val="clear" w:color="auto" w:fill="auto"/>
            <w:vAlign w:val="center"/>
            <w:tcPrChange w:id="485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Малахов Алексей Станиславович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86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87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88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89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90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91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492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53</w:t>
            </w:r>
          </w:p>
        </w:tc>
        <w:tc>
          <w:tcPr>
            <w:tcW w:w="3877" w:type="dxa"/>
            <w:shd w:val="clear" w:color="auto" w:fill="auto"/>
            <w:vAlign w:val="center"/>
            <w:tcPrChange w:id="493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Ильин Станислав Витальевич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494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495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496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497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498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499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500" w:author="Cyril Margorin" w:date="2018-10-17T10:12:00Z">
              <w:tcPr>
                <w:tcW w:w="53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54</w:t>
            </w:r>
          </w:p>
        </w:tc>
        <w:tc>
          <w:tcPr>
            <w:tcW w:w="3877" w:type="dxa"/>
            <w:shd w:val="clear" w:color="auto" w:fill="auto"/>
            <w:vAlign w:val="center"/>
            <w:tcPrChange w:id="501" w:author="Cyril Margorin" w:date="2018-10-17T10:12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Ким Надежда Юрьевна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502" w:author="Cyril Margorin" w:date="2018-10-17T10:12:00Z">
              <w:tcPr>
                <w:tcW w:w="21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503" w:author="Cyril Margorin" w:date="2018-10-17T10:12:00Z">
              <w:tcPr>
                <w:tcW w:w="2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504" w:author="Cyril Margorin" w:date="2018-10-17T10:12:00Z">
              <w:tcPr>
                <w:tcW w:w="16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505" w:author="Cyril Margorin" w:date="2018-10-17T10:12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506" w:author="Cyril Margorin" w:date="2018-10-17T10:12:00Z">
              <w:tcPr>
                <w:tcW w:w="2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507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508" w:author="Cyril Margorin" w:date="2018-10-17T10:12:00Z">
              <w:tcPr>
                <w:tcW w:w="5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55</w:t>
            </w:r>
          </w:p>
        </w:tc>
        <w:tc>
          <w:tcPr>
            <w:tcW w:w="3877" w:type="dxa"/>
            <w:shd w:val="clear" w:color="auto" w:fill="auto"/>
            <w:vAlign w:val="center"/>
            <w:tcPrChange w:id="509" w:author="Cyril Margorin" w:date="2018-10-17T10:12:00Z">
              <w:tcPr>
                <w:tcW w:w="376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Головин Дмитрий Сергеевич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510" w:author="Cyril Margorin" w:date="2018-10-17T10:12:00Z">
              <w:tcPr>
                <w:tcW w:w="21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511" w:author="Cyril Margorin" w:date="2018-10-17T10:12:00Z"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512" w:author="Cyril Margorin" w:date="2018-10-17T10:12:00Z">
              <w:tcPr>
                <w:tcW w:w="1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513" w:author="Cyril Margorin" w:date="2018-10-17T10:12:00Z">
              <w:tcPr>
                <w:tcW w:w="16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514" w:author="Cyril Margorin" w:date="2018-10-17T10:12:00Z">
              <w:tcPr>
                <w:tcW w:w="23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515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516" w:author="Cyril Margorin" w:date="2018-10-17T10:12:00Z">
              <w:tcPr>
                <w:tcW w:w="5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56</w:t>
            </w:r>
          </w:p>
        </w:tc>
        <w:tc>
          <w:tcPr>
            <w:tcW w:w="3877" w:type="dxa"/>
            <w:shd w:val="clear" w:color="auto" w:fill="auto"/>
            <w:vAlign w:val="center"/>
            <w:tcPrChange w:id="517" w:author="Cyril Margorin" w:date="2018-10-17T10:12:00Z">
              <w:tcPr>
                <w:tcW w:w="376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886FF6" w:rsidRDefault="00C2589E" w:rsidP="00C2589E">
            <w:pPr>
              <w:rPr>
                <w:rFonts w:ascii="Calibri" w:hAnsi="Calibri"/>
                <w:color w:val="000000" w:themeColor="text1"/>
                <w:lang w:val="en-US"/>
              </w:rPr>
            </w:pPr>
            <w:r>
              <w:rPr>
                <w:rFonts w:ascii="Calibri" w:hAnsi="Calibri"/>
                <w:color w:val="000000" w:themeColor="text1"/>
              </w:rPr>
              <w:t>Шувалов Иван Юрьевич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518" w:author="Cyril Margorin" w:date="2018-10-17T10:12:00Z">
              <w:tcPr>
                <w:tcW w:w="21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39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519" w:author="Cyril Margorin" w:date="2018-10-17T10:12:00Z"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520" w:author="Cyril Margorin" w:date="2018-10-17T10:12:00Z">
              <w:tcPr>
                <w:tcW w:w="1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521" w:author="Cyril Margorin" w:date="2018-10-17T10:12:00Z">
              <w:tcPr>
                <w:tcW w:w="16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522" w:author="Cyril Margorin" w:date="2018-10-17T10:12:00Z">
              <w:tcPr>
                <w:tcW w:w="23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C2589E" w:rsidTr="00477BD7">
        <w:trPr>
          <w:trHeight w:val="439"/>
          <w:trPrChange w:id="523" w:author="Cyril Margorin" w:date="2018-10-17T10:12:00Z">
            <w:trPr>
              <w:trHeight w:val="439"/>
            </w:trPr>
          </w:trPrChange>
        </w:trPr>
        <w:tc>
          <w:tcPr>
            <w:tcW w:w="531" w:type="dxa"/>
            <w:shd w:val="clear" w:color="auto" w:fill="auto"/>
            <w:noWrap/>
            <w:vAlign w:val="center"/>
            <w:tcPrChange w:id="524" w:author="Cyril Margorin" w:date="2018-10-17T10:12:00Z">
              <w:tcPr>
                <w:tcW w:w="5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C3765C" w:rsidRDefault="00C2589E" w:rsidP="00C2589E">
            <w:pPr>
              <w:rPr>
                <w:color w:val="000000" w:themeColor="text1"/>
              </w:rPr>
            </w:pPr>
            <w:r w:rsidRPr="10FA9C82">
              <w:rPr>
                <w:color w:val="000000" w:themeColor="text1"/>
              </w:rPr>
              <w:t>57</w:t>
            </w:r>
          </w:p>
        </w:tc>
        <w:tc>
          <w:tcPr>
            <w:tcW w:w="3877" w:type="dxa"/>
            <w:shd w:val="clear" w:color="auto" w:fill="auto"/>
            <w:vAlign w:val="center"/>
            <w:tcPrChange w:id="525" w:author="Cyril Margorin" w:date="2018-10-17T10:12:00Z">
              <w:tcPr>
                <w:tcW w:w="376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Беляева Анна Борисовна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tcPrChange w:id="526" w:author="Cyril Margorin" w:date="2018-10-17T10:12:00Z">
              <w:tcPr>
                <w:tcW w:w="21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:rsidR="00C2589E" w:rsidRPr="00A34BCB" w:rsidRDefault="00C2589E" w:rsidP="00C2589E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  <w:tcPrChange w:id="527" w:author="Cyril Margorin" w:date="2018-10-17T10:12:00Z">
              <w:tcPr>
                <w:tcW w:w="22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  <w:tcPrChange w:id="528" w:author="Cyril Margorin" w:date="2018-10-17T10:12:00Z">
              <w:tcPr>
                <w:tcW w:w="1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  <w:tcPrChange w:id="529" w:author="Cyril Margorin" w:date="2018-10-17T10:12:00Z">
              <w:tcPr>
                <w:tcW w:w="16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  <w:tcPrChange w:id="530" w:author="Cyril Margorin" w:date="2018-10-17T10:12:00Z">
              <w:tcPr>
                <w:tcW w:w="23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:rsidR="00C2589E" w:rsidRDefault="00C2589E" w:rsidP="00C2589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</w:tbl>
    <w:p w:rsidR="00F24812" w:rsidRDefault="00F24812" w:rsidP="0062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00000"/>
          <w:sz w:val="28"/>
          <w:szCs w:val="28"/>
        </w:rPr>
      </w:pPr>
    </w:p>
    <w:sectPr w:rsidR="00F24812" w:rsidSect="00477BD7">
      <w:type w:val="oddPage"/>
      <w:pgSz w:w="16838" w:h="11906" w:orient="landscape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6AFF" w:rsidRDefault="00B66AFF" w:rsidP="00F24812">
      <w:r>
        <w:separator/>
      </w:r>
    </w:p>
  </w:endnote>
  <w:endnote w:type="continuationSeparator" w:id="0">
    <w:p w:rsidR="00B66AFF" w:rsidRDefault="00B66AFF" w:rsidP="00F24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9233503"/>
    </w:sdtPr>
    <w:sdtEndPr/>
    <w:sdtContent>
      <w:sdt>
        <w:sdtPr>
          <w:id w:val="-595021985"/>
        </w:sdtPr>
        <w:sdtEndPr/>
        <w:sdtContent>
          <w:p w:rsidR="00E20736" w:rsidRDefault="00E20736">
            <w:pPr>
              <w:pStyle w:val="Footer"/>
              <w:jc w:val="right"/>
            </w:pPr>
            <w:r>
              <w:t xml:space="preserve">Страница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</w:rPr>
              <w:fldChar w:fldCharType="separate"/>
            </w:r>
            <w:r w:rsidR="004D2B1C">
              <w:rPr>
                <w:b/>
                <w:noProof/>
              </w:rPr>
              <w:t>4</w:t>
            </w:r>
            <w:r>
              <w:rPr>
                <w:b/>
              </w:rPr>
              <w:fldChar w:fldCharType="end"/>
            </w:r>
            <w:r>
              <w:t xml:space="preserve"> из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</w:rPr>
              <w:fldChar w:fldCharType="separate"/>
            </w:r>
            <w:r w:rsidR="004D2B1C">
              <w:rPr>
                <w:b/>
                <w:noProof/>
              </w:rPr>
              <w:t>6</w:t>
            </w:r>
            <w:r>
              <w:rPr>
                <w:b/>
              </w:rPr>
              <w:fldChar w:fldCharType="end"/>
            </w:r>
          </w:p>
        </w:sdtContent>
      </w:sdt>
    </w:sdtContent>
  </w:sdt>
  <w:p w:rsidR="00E20736" w:rsidRDefault="00E207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6AFF" w:rsidRDefault="00B66AFF" w:rsidP="00F24812">
      <w:r>
        <w:separator/>
      </w:r>
    </w:p>
  </w:footnote>
  <w:footnote w:type="continuationSeparator" w:id="0">
    <w:p w:rsidR="00B66AFF" w:rsidRDefault="00B66AFF" w:rsidP="00F24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3C9E"/>
    <w:multiLevelType w:val="hybridMultilevel"/>
    <w:tmpl w:val="6A84B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113CD"/>
    <w:multiLevelType w:val="hybridMultilevel"/>
    <w:tmpl w:val="8EE4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yril Margorin">
    <w15:presenceInfo w15:providerId="AD" w15:userId="S-1-5-21-489363504-3563589416-716771137-11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15585"/>
    <w:rsid w:val="00063820"/>
    <w:rsid w:val="001A60FB"/>
    <w:rsid w:val="001D7C7F"/>
    <w:rsid w:val="002362C4"/>
    <w:rsid w:val="002D514C"/>
    <w:rsid w:val="003669B2"/>
    <w:rsid w:val="003A756A"/>
    <w:rsid w:val="003B3EE0"/>
    <w:rsid w:val="00477BD7"/>
    <w:rsid w:val="004D2B1C"/>
    <w:rsid w:val="004F1BA7"/>
    <w:rsid w:val="005068E0"/>
    <w:rsid w:val="006023BB"/>
    <w:rsid w:val="0062689E"/>
    <w:rsid w:val="00646907"/>
    <w:rsid w:val="00676CE2"/>
    <w:rsid w:val="00742B03"/>
    <w:rsid w:val="00815585"/>
    <w:rsid w:val="0095421E"/>
    <w:rsid w:val="00977E1C"/>
    <w:rsid w:val="009D3A0F"/>
    <w:rsid w:val="00B4025D"/>
    <w:rsid w:val="00B42EC8"/>
    <w:rsid w:val="00B4352E"/>
    <w:rsid w:val="00B66AFF"/>
    <w:rsid w:val="00C2589E"/>
    <w:rsid w:val="00D7354E"/>
    <w:rsid w:val="00E20736"/>
    <w:rsid w:val="00E978C3"/>
    <w:rsid w:val="00F24812"/>
    <w:rsid w:val="00FD652B"/>
    <w:rsid w:val="00FD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3027061-84A1-400E-B1E4-06D03C7A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58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55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2481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F2481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F2481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812"/>
    <w:rPr>
      <w:sz w:val="24"/>
      <w:szCs w:val="24"/>
    </w:rPr>
  </w:style>
  <w:style w:type="paragraph" w:styleId="BalloonText">
    <w:name w:val="Balloon Text"/>
    <w:basedOn w:val="Normal"/>
    <w:link w:val="BalloonTextChar"/>
    <w:rsid w:val="00F248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481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4690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646907"/>
    <w:rPr>
      <w:color w:val="800080"/>
      <w:u w:val="single"/>
    </w:rPr>
  </w:style>
  <w:style w:type="paragraph" w:customStyle="1" w:styleId="xl63">
    <w:name w:val="xl63"/>
    <w:basedOn w:val="Normal"/>
    <w:rsid w:val="006469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Normal"/>
    <w:rsid w:val="006469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5">
    <w:name w:val="xl65"/>
    <w:basedOn w:val="Normal"/>
    <w:rsid w:val="006469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6">
    <w:name w:val="xl66"/>
    <w:basedOn w:val="Normal"/>
    <w:rsid w:val="0064690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7">
    <w:name w:val="xl67"/>
    <w:basedOn w:val="Normal"/>
    <w:rsid w:val="0064690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8">
    <w:name w:val="xl68"/>
    <w:basedOn w:val="Normal"/>
    <w:rsid w:val="00646907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</w:style>
  <w:style w:type="paragraph" w:customStyle="1" w:styleId="xl69">
    <w:name w:val="xl69"/>
    <w:basedOn w:val="Normal"/>
    <w:rsid w:val="006469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70">
    <w:name w:val="xl70"/>
    <w:basedOn w:val="Normal"/>
    <w:rsid w:val="00646907"/>
    <w:pPr>
      <w:spacing w:before="100" w:beforeAutospacing="1" w:after="100" w:afterAutospacing="1"/>
      <w:textAlignment w:val="center"/>
    </w:pPr>
  </w:style>
  <w:style w:type="paragraph" w:customStyle="1" w:styleId="xl71">
    <w:name w:val="xl71"/>
    <w:basedOn w:val="Normal"/>
    <w:rsid w:val="00646907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  <w:textAlignment w:val="center"/>
    </w:pPr>
  </w:style>
  <w:style w:type="paragraph" w:customStyle="1" w:styleId="xl72">
    <w:name w:val="xl72"/>
    <w:basedOn w:val="Normal"/>
    <w:rsid w:val="006469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3">
    <w:name w:val="xl73"/>
    <w:basedOn w:val="Normal"/>
    <w:rsid w:val="006469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4">
    <w:name w:val="xl74"/>
    <w:basedOn w:val="Normal"/>
    <w:rsid w:val="0064690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75">
    <w:name w:val="xl75"/>
    <w:basedOn w:val="Normal"/>
    <w:rsid w:val="00646907"/>
    <w:pPr>
      <w:pBdr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z w:val="28"/>
      <w:szCs w:val="28"/>
    </w:rPr>
  </w:style>
  <w:style w:type="paragraph" w:customStyle="1" w:styleId="xl76">
    <w:name w:val="xl76"/>
    <w:basedOn w:val="Normal"/>
    <w:rsid w:val="00646907"/>
    <w:pPr>
      <w:pBdr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z w:val="28"/>
      <w:szCs w:val="28"/>
    </w:rPr>
  </w:style>
  <w:style w:type="paragraph" w:customStyle="1" w:styleId="xl77">
    <w:name w:val="xl77"/>
    <w:basedOn w:val="Normal"/>
    <w:rsid w:val="00646907"/>
    <w:pPr>
      <w:pBdr>
        <w:bottom w:val="single" w:sz="4" w:space="0" w:color="auto"/>
      </w:pBdr>
      <w:spacing w:before="100" w:beforeAutospacing="1" w:after="100" w:afterAutospacing="1"/>
      <w:textAlignment w:val="center"/>
    </w:pPr>
  </w:style>
  <w:style w:type="paragraph" w:styleId="ListParagraph">
    <w:name w:val="List Paragraph"/>
    <w:basedOn w:val="Normal"/>
    <w:uiPriority w:val="34"/>
    <w:qFormat/>
    <w:rsid w:val="00D7354E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477BD7"/>
    <w:pPr>
      <w:spacing w:after="200"/>
      <w:ind w:right="357"/>
      <w:jc w:val="right"/>
      <w:pPrChange w:id="0" w:author="Cyril Margorin" w:date="2018-10-17T10:11:00Z">
        <w:pPr>
          <w:spacing w:after="200"/>
        </w:pPr>
      </w:pPrChange>
    </w:pPr>
    <w:rPr>
      <w:i/>
      <w:iCs/>
      <w:szCs w:val="18"/>
      <w:rPrChange w:id="0" w:author="Cyril Margorin" w:date="2018-10-17T10:11:00Z">
        <w:rPr>
          <w:i/>
          <w:iCs/>
          <w:color w:val="1F497D" w:themeColor="text2"/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2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594</Words>
  <Characters>3389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Реестр вручения сообщений</vt:lpstr>
      <vt:lpstr>Реестр вручения сообщений</vt:lpstr>
    </vt:vector>
  </TitlesOfParts>
  <Company>MoBIL GROUP</Company>
  <LinksUpToDate>false</LinksUpToDate>
  <CharactersWithSpaces>3976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вручения сообщений</dc:title>
  <dc:creator>RGG</dc:creator>
  <cp:lastModifiedBy>Cyril Margorin</cp:lastModifiedBy>
  <cp:revision>12</cp:revision>
  <dcterms:created xsi:type="dcterms:W3CDTF">2018-09-16T09:30:00Z</dcterms:created>
  <dcterms:modified xsi:type="dcterms:W3CDTF">2018-10-17T07:19:00Z</dcterms:modified>
</cp:coreProperties>
</file>